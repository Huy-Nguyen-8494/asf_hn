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6CE9F37" w14:textId="77777777" w:rsidR="006862BD" w:rsidRDefault="00F41843" w:rsidP="005A63CF">
      <w:pPr>
        <w:spacing w:after="0"/>
        <w:jc w:val="center"/>
        <w:rPr>
          <w:lang w:val="en-GB"/>
        </w:rPr>
      </w:pPr>
      <w:r w:rsidRPr="00755096">
        <w:rPr>
          <w:noProof/>
          <w:color w:val="000000" w:themeColor="text1"/>
          <w:sz w:val="34"/>
          <w:szCs w:val="32"/>
        </w:rPr>
        <w:drawing>
          <wp:anchor distT="0" distB="0" distL="114300" distR="114300" simplePos="0" relativeHeight="251661312" behindDoc="1" locked="0" layoutInCell="1" allowOverlap="1" wp14:anchorId="14F6F2C4" wp14:editId="60CC0A64">
            <wp:simplePos x="0" y="0"/>
            <wp:positionH relativeFrom="margin">
              <wp:align>right</wp:align>
            </wp:positionH>
            <wp:positionV relativeFrom="paragraph">
              <wp:posOffset>19050</wp:posOffset>
            </wp:positionV>
            <wp:extent cx="5715000" cy="9197340"/>
            <wp:effectExtent l="19050" t="19050" r="19050" b="22860"/>
            <wp:wrapNone/>
            <wp:docPr id="216" name="Picture 216"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khung do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15000" cy="9197340"/>
                    </a:xfrm>
                    <a:prstGeom prst="rect">
                      <a:avLst/>
                    </a:prstGeom>
                    <a:solidFill>
                      <a:srgbClr val="0000FF"/>
                    </a:solidFill>
                    <a:ln w="9525">
                      <a:solidFill>
                        <a:srgbClr val="0000FF"/>
                      </a:solidFill>
                      <a:miter lim="800000"/>
                      <a:headEnd/>
                      <a:tailEnd/>
                    </a:ln>
                  </pic:spPr>
                </pic:pic>
              </a:graphicData>
            </a:graphic>
            <wp14:sizeRelH relativeFrom="margin">
              <wp14:pctWidth>0</wp14:pctWidth>
            </wp14:sizeRelH>
            <wp14:sizeRelV relativeFrom="margin">
              <wp14:pctHeight>0</wp14:pctHeight>
            </wp14:sizeRelV>
          </wp:anchor>
        </w:drawing>
      </w:r>
    </w:p>
    <w:p w14:paraId="0FBEBB81" w14:textId="77777777" w:rsidR="00F41843" w:rsidRDefault="00F41843" w:rsidP="005A63CF">
      <w:pPr>
        <w:spacing w:after="0"/>
        <w:jc w:val="center"/>
        <w:rPr>
          <w:b/>
          <w:lang w:val="en-GB"/>
        </w:rPr>
      </w:pPr>
      <w:r>
        <w:rPr>
          <w:lang w:val="en-GB"/>
        </w:rPr>
        <w:t>ĐẠI HỌC QUỐC GIA HÀ NỘI</w:t>
      </w:r>
    </w:p>
    <w:p w14:paraId="232BF205" w14:textId="77777777" w:rsidR="00BE6049" w:rsidRDefault="00BE6049" w:rsidP="005A63CF">
      <w:pPr>
        <w:spacing w:after="0"/>
        <w:jc w:val="center"/>
        <w:rPr>
          <w:b/>
          <w:lang w:val="en-GB"/>
        </w:rPr>
      </w:pPr>
      <w:r w:rsidRPr="00F41843">
        <w:rPr>
          <w:b/>
          <w:lang w:val="en-GB"/>
        </w:rPr>
        <w:t>TRƯỜNG ĐẠI HỌC CÔNG NGHỆ</w:t>
      </w:r>
    </w:p>
    <w:p w14:paraId="67F07F75" w14:textId="77777777" w:rsidR="00F937C8" w:rsidRDefault="00F937C8" w:rsidP="005A63CF">
      <w:pPr>
        <w:spacing w:after="0"/>
        <w:jc w:val="center"/>
        <w:rPr>
          <w:b/>
          <w:lang w:val="en-GB"/>
        </w:rPr>
      </w:pPr>
      <w:r>
        <w:rPr>
          <w:noProof/>
        </w:rPr>
        <w:drawing>
          <wp:anchor distT="0" distB="0" distL="114300" distR="114300" simplePos="0" relativeHeight="251659264" behindDoc="0" locked="0" layoutInCell="1" allowOverlap="1" wp14:anchorId="0EB77938" wp14:editId="2FB2197C">
            <wp:simplePos x="0" y="0"/>
            <wp:positionH relativeFrom="margin">
              <wp:align>center</wp:align>
            </wp:positionH>
            <wp:positionV relativeFrom="paragraph">
              <wp:posOffset>211455</wp:posOffset>
            </wp:positionV>
            <wp:extent cx="1390650" cy="1371600"/>
            <wp:effectExtent l="0" t="0" r="0" b="0"/>
            <wp:wrapTopAndBottom/>
            <wp:docPr id="7" name="Picture 7" descr="Image result for LOGO DAI HOC CONG NG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LOGO DAI HOC CONG NGH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90650" cy="1371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0569CF3" w14:textId="77777777" w:rsidR="00BE6049" w:rsidRDefault="00BE6049" w:rsidP="005A63CF">
      <w:pPr>
        <w:spacing w:after="0"/>
        <w:jc w:val="center"/>
        <w:rPr>
          <w:b/>
          <w:lang w:val="en-GB"/>
        </w:rPr>
      </w:pPr>
      <w:r w:rsidRPr="00F41843">
        <w:rPr>
          <w:b/>
          <w:lang w:val="en-GB"/>
        </w:rPr>
        <w:t>NGUYỄN QUANG HUY</w:t>
      </w:r>
    </w:p>
    <w:p w14:paraId="65CFC9E7" w14:textId="77777777" w:rsidR="00F41843" w:rsidRDefault="00F41843" w:rsidP="005A63CF">
      <w:pPr>
        <w:spacing w:after="0"/>
        <w:jc w:val="center"/>
        <w:rPr>
          <w:b/>
          <w:sz w:val="32"/>
          <w:szCs w:val="32"/>
          <w:lang w:val="en-GB"/>
        </w:rPr>
      </w:pPr>
    </w:p>
    <w:p w14:paraId="6F818286" w14:textId="77777777" w:rsidR="00F937C8" w:rsidRDefault="00F937C8" w:rsidP="005A63CF">
      <w:pPr>
        <w:spacing w:after="0"/>
        <w:jc w:val="center"/>
        <w:rPr>
          <w:b/>
          <w:sz w:val="32"/>
          <w:szCs w:val="32"/>
          <w:lang w:val="en-GB"/>
        </w:rPr>
      </w:pPr>
    </w:p>
    <w:p w14:paraId="56794630" w14:textId="77777777" w:rsidR="00F41843" w:rsidRDefault="00BE6049" w:rsidP="005A63CF">
      <w:pPr>
        <w:spacing w:after="0"/>
        <w:jc w:val="center"/>
        <w:rPr>
          <w:b/>
          <w:lang w:val="en-GB"/>
        </w:rPr>
      </w:pPr>
      <w:commentRangeStart w:id="0"/>
      <w:r w:rsidRPr="00F41843">
        <w:rPr>
          <w:b/>
          <w:sz w:val="32"/>
          <w:szCs w:val="32"/>
          <w:lang w:val="en-GB"/>
        </w:rPr>
        <w:t>MÔ PHỎNG LAN TRUYỀN DỊCH TẢ LỢN CHÂU PHI</w:t>
      </w:r>
    </w:p>
    <w:p w14:paraId="058694DB" w14:textId="77777777" w:rsidR="00F41843" w:rsidRPr="00F41843" w:rsidRDefault="00BE6049" w:rsidP="005A63CF">
      <w:pPr>
        <w:spacing w:after="0"/>
        <w:jc w:val="center"/>
        <w:rPr>
          <w:b/>
          <w:sz w:val="32"/>
          <w:szCs w:val="32"/>
          <w:lang w:val="en-GB"/>
        </w:rPr>
      </w:pPr>
      <w:r w:rsidRPr="00F41843">
        <w:rPr>
          <w:b/>
          <w:sz w:val="32"/>
          <w:szCs w:val="32"/>
          <w:lang w:val="en-GB"/>
        </w:rPr>
        <w:t>TRÊN ĐỊA BÀN HÀ NỘI</w:t>
      </w:r>
      <w:commentRangeEnd w:id="0"/>
      <w:r w:rsidR="00AA5F95">
        <w:rPr>
          <w:rStyle w:val="CommentReference"/>
        </w:rPr>
        <w:commentReference w:id="0"/>
      </w:r>
    </w:p>
    <w:p w14:paraId="17093AE0" w14:textId="77777777" w:rsidR="00F41843" w:rsidRDefault="00F41843" w:rsidP="005A63CF">
      <w:pPr>
        <w:spacing w:after="0"/>
        <w:jc w:val="center"/>
        <w:rPr>
          <w:b/>
          <w:lang w:val="en-GB"/>
        </w:rPr>
      </w:pPr>
    </w:p>
    <w:p w14:paraId="58246862" w14:textId="77777777" w:rsidR="00F937C8" w:rsidRDefault="00F937C8" w:rsidP="005A63CF">
      <w:pPr>
        <w:spacing w:after="0"/>
        <w:jc w:val="center"/>
        <w:rPr>
          <w:b/>
          <w:lang w:val="en-GB"/>
        </w:rPr>
      </w:pPr>
    </w:p>
    <w:p w14:paraId="07C55C9C" w14:textId="77777777" w:rsidR="00957D22" w:rsidRDefault="00BE6049" w:rsidP="005A63CF">
      <w:pPr>
        <w:spacing w:after="0"/>
        <w:jc w:val="center"/>
        <w:rPr>
          <w:b/>
          <w:lang w:val="en-GB"/>
        </w:rPr>
      </w:pPr>
      <w:r w:rsidRPr="00F41843">
        <w:rPr>
          <w:b/>
          <w:lang w:val="en-GB"/>
        </w:rPr>
        <w:t>LUẬN VĂN THẠC SĨ</w:t>
      </w:r>
    </w:p>
    <w:p w14:paraId="397E7A74" w14:textId="77777777" w:rsidR="00BE6049" w:rsidRDefault="00BE6049" w:rsidP="005A63CF">
      <w:pPr>
        <w:spacing w:after="0"/>
        <w:jc w:val="center"/>
        <w:rPr>
          <w:b/>
          <w:lang w:val="en-GB"/>
        </w:rPr>
      </w:pPr>
      <w:r w:rsidRPr="00F41843">
        <w:rPr>
          <w:b/>
          <w:lang w:val="en-GB"/>
        </w:rPr>
        <w:t>TRUYỀN DỮ LIỆU VÀ MẠNG MÁY TÍNH</w:t>
      </w:r>
    </w:p>
    <w:p w14:paraId="442C8D4E" w14:textId="77777777" w:rsidR="00F41843" w:rsidRDefault="00F41843" w:rsidP="005A63CF">
      <w:pPr>
        <w:spacing w:after="0"/>
        <w:jc w:val="center"/>
        <w:rPr>
          <w:b/>
          <w:lang w:val="en-GB"/>
        </w:rPr>
      </w:pPr>
    </w:p>
    <w:p w14:paraId="7C35C904" w14:textId="77777777" w:rsidR="00F41843" w:rsidRDefault="00F41843" w:rsidP="005A63CF">
      <w:pPr>
        <w:spacing w:after="0"/>
        <w:jc w:val="center"/>
        <w:rPr>
          <w:b/>
          <w:lang w:val="en-GB"/>
        </w:rPr>
      </w:pPr>
    </w:p>
    <w:p w14:paraId="366D9CEF" w14:textId="77777777" w:rsidR="008E13B7" w:rsidRDefault="008E13B7" w:rsidP="005A63CF">
      <w:pPr>
        <w:spacing w:after="0"/>
        <w:jc w:val="center"/>
        <w:rPr>
          <w:b/>
          <w:lang w:val="en-GB"/>
        </w:rPr>
      </w:pPr>
    </w:p>
    <w:p w14:paraId="262A47AE" w14:textId="77777777" w:rsidR="00F41843" w:rsidRDefault="00F41843" w:rsidP="005A63CF">
      <w:pPr>
        <w:spacing w:after="0"/>
        <w:jc w:val="center"/>
        <w:rPr>
          <w:b/>
          <w:lang w:val="en-GB"/>
        </w:rPr>
      </w:pPr>
    </w:p>
    <w:p w14:paraId="3F0CA34C" w14:textId="77777777" w:rsidR="00F41843" w:rsidRDefault="00F41843" w:rsidP="005A63CF">
      <w:pPr>
        <w:spacing w:after="0"/>
        <w:jc w:val="center"/>
        <w:rPr>
          <w:b/>
          <w:lang w:val="en-GB"/>
        </w:rPr>
      </w:pPr>
    </w:p>
    <w:p w14:paraId="62E16037" w14:textId="77777777" w:rsidR="00D50595" w:rsidRDefault="00D50595" w:rsidP="005A63CF">
      <w:pPr>
        <w:spacing w:after="0"/>
        <w:jc w:val="center"/>
        <w:rPr>
          <w:b/>
          <w:lang w:val="en-GB"/>
        </w:rPr>
      </w:pPr>
    </w:p>
    <w:p w14:paraId="7B35145D" w14:textId="77777777" w:rsidR="00D50595" w:rsidRDefault="00D50595" w:rsidP="005A63CF">
      <w:pPr>
        <w:spacing w:after="0"/>
        <w:jc w:val="center"/>
        <w:rPr>
          <w:b/>
          <w:lang w:val="en-GB"/>
        </w:rPr>
      </w:pPr>
    </w:p>
    <w:p w14:paraId="3E5B33B0" w14:textId="77777777" w:rsidR="00D50595" w:rsidRDefault="00D50595" w:rsidP="005A63CF">
      <w:pPr>
        <w:spacing w:after="0"/>
        <w:jc w:val="center"/>
        <w:rPr>
          <w:b/>
          <w:lang w:val="en-GB"/>
        </w:rPr>
      </w:pPr>
    </w:p>
    <w:p w14:paraId="4BDAC32D" w14:textId="229E8C65" w:rsidR="00F41843" w:rsidRPr="00F41843" w:rsidRDefault="00BE6049" w:rsidP="005A63CF">
      <w:pPr>
        <w:spacing w:after="0"/>
        <w:jc w:val="center"/>
        <w:rPr>
          <w:b/>
          <w:lang w:val="en-GB"/>
        </w:rPr>
      </w:pPr>
      <w:r w:rsidRPr="00F41843">
        <w:rPr>
          <w:b/>
          <w:lang w:val="en-GB"/>
        </w:rPr>
        <w:t xml:space="preserve">Hà Nội </w:t>
      </w:r>
      <w:r w:rsidR="00F41843" w:rsidRPr="00F41843">
        <w:rPr>
          <w:b/>
          <w:lang w:val="en-GB"/>
        </w:rPr>
        <w:t>–</w:t>
      </w:r>
      <w:r w:rsidR="002A35C2">
        <w:rPr>
          <w:b/>
          <w:lang w:val="en-GB"/>
        </w:rPr>
        <w:t xml:space="preserve"> 2022</w:t>
      </w:r>
    </w:p>
    <w:p w14:paraId="51EC7BDA" w14:textId="77777777" w:rsidR="00D50928" w:rsidRDefault="00D50928" w:rsidP="00D50928">
      <w:pPr>
        <w:spacing w:after="0"/>
        <w:jc w:val="center"/>
        <w:rPr>
          <w:lang w:val="en-GB"/>
        </w:rPr>
      </w:pPr>
      <w:bookmarkStart w:id="1" w:name="_Toc96691670"/>
      <w:r w:rsidRPr="00755096">
        <w:rPr>
          <w:noProof/>
          <w:color w:val="000000" w:themeColor="text1"/>
          <w:sz w:val="34"/>
          <w:szCs w:val="32"/>
        </w:rPr>
        <w:lastRenderedPageBreak/>
        <w:drawing>
          <wp:anchor distT="0" distB="0" distL="114300" distR="114300" simplePos="0" relativeHeight="251664384" behindDoc="1" locked="0" layoutInCell="1" allowOverlap="1" wp14:anchorId="5552674D" wp14:editId="55DE278A">
            <wp:simplePos x="0" y="0"/>
            <wp:positionH relativeFrom="margin">
              <wp:align>right</wp:align>
            </wp:positionH>
            <wp:positionV relativeFrom="paragraph">
              <wp:posOffset>19050</wp:posOffset>
            </wp:positionV>
            <wp:extent cx="5715000" cy="9197340"/>
            <wp:effectExtent l="19050" t="19050" r="19050" b="22860"/>
            <wp:wrapNone/>
            <wp:docPr id="28" name="Picture 28"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khung do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15000" cy="9197340"/>
                    </a:xfrm>
                    <a:prstGeom prst="rect">
                      <a:avLst/>
                    </a:prstGeom>
                    <a:solidFill>
                      <a:srgbClr val="0000FF"/>
                    </a:solidFill>
                    <a:ln w="9525">
                      <a:solidFill>
                        <a:srgbClr val="0000FF"/>
                      </a:solidFill>
                      <a:miter lim="800000"/>
                      <a:headEnd/>
                      <a:tailEnd/>
                    </a:ln>
                  </pic:spPr>
                </pic:pic>
              </a:graphicData>
            </a:graphic>
            <wp14:sizeRelH relativeFrom="margin">
              <wp14:pctWidth>0</wp14:pctWidth>
            </wp14:sizeRelH>
            <wp14:sizeRelV relativeFrom="margin">
              <wp14:pctHeight>0</wp14:pctHeight>
            </wp14:sizeRelV>
          </wp:anchor>
        </w:drawing>
      </w:r>
    </w:p>
    <w:p w14:paraId="78584950" w14:textId="77777777" w:rsidR="00D50928" w:rsidRDefault="00D50928" w:rsidP="00D50928">
      <w:pPr>
        <w:spacing w:after="0"/>
        <w:jc w:val="center"/>
        <w:rPr>
          <w:b/>
          <w:lang w:val="en-GB"/>
        </w:rPr>
      </w:pPr>
      <w:r>
        <w:rPr>
          <w:lang w:val="en-GB"/>
        </w:rPr>
        <w:t>ĐẠI HỌC QUỐC GIA HÀ NỘI</w:t>
      </w:r>
    </w:p>
    <w:p w14:paraId="6E016A36" w14:textId="77777777" w:rsidR="00D50928" w:rsidRDefault="00D50928" w:rsidP="00D50928">
      <w:pPr>
        <w:spacing w:after="0"/>
        <w:jc w:val="center"/>
        <w:rPr>
          <w:b/>
          <w:lang w:val="en-GB"/>
        </w:rPr>
      </w:pPr>
      <w:r w:rsidRPr="00F41843">
        <w:rPr>
          <w:b/>
          <w:lang w:val="en-GB"/>
        </w:rPr>
        <w:t>TRƯỜNG ĐẠI HỌC CÔNG NGHỆ</w:t>
      </w:r>
    </w:p>
    <w:p w14:paraId="4754860A" w14:textId="77777777" w:rsidR="00D50928" w:rsidRDefault="00D50928" w:rsidP="00D50928">
      <w:pPr>
        <w:spacing w:after="0"/>
        <w:jc w:val="center"/>
        <w:rPr>
          <w:b/>
          <w:lang w:val="en-GB"/>
        </w:rPr>
      </w:pPr>
      <w:r>
        <w:rPr>
          <w:noProof/>
        </w:rPr>
        <w:drawing>
          <wp:anchor distT="0" distB="0" distL="114300" distR="114300" simplePos="0" relativeHeight="251663360" behindDoc="0" locked="0" layoutInCell="1" allowOverlap="1" wp14:anchorId="3EAA2102" wp14:editId="1FC12B36">
            <wp:simplePos x="0" y="0"/>
            <wp:positionH relativeFrom="margin">
              <wp:align>center</wp:align>
            </wp:positionH>
            <wp:positionV relativeFrom="paragraph">
              <wp:posOffset>211455</wp:posOffset>
            </wp:positionV>
            <wp:extent cx="1390650" cy="1371600"/>
            <wp:effectExtent l="0" t="0" r="0" b="0"/>
            <wp:wrapTopAndBottom/>
            <wp:docPr id="29" name="Picture 29" descr="Image result for LOGO DAI HOC CONG NG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LOGO DAI HOC CONG NGH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90650" cy="1371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0A7012E" w14:textId="77777777" w:rsidR="00D50928" w:rsidRDefault="00D50928" w:rsidP="00D50928">
      <w:pPr>
        <w:spacing w:after="0"/>
        <w:jc w:val="center"/>
        <w:rPr>
          <w:b/>
          <w:lang w:val="en-GB"/>
        </w:rPr>
      </w:pPr>
      <w:r w:rsidRPr="00F41843">
        <w:rPr>
          <w:b/>
          <w:lang w:val="en-GB"/>
        </w:rPr>
        <w:t>NGUYỄN QUANG HUY</w:t>
      </w:r>
    </w:p>
    <w:p w14:paraId="71E5097D" w14:textId="77777777" w:rsidR="00D50928" w:rsidRDefault="00D50928" w:rsidP="00D50928">
      <w:pPr>
        <w:spacing w:after="0"/>
        <w:jc w:val="center"/>
        <w:rPr>
          <w:b/>
          <w:sz w:val="32"/>
          <w:szCs w:val="32"/>
          <w:lang w:val="en-GB"/>
        </w:rPr>
      </w:pPr>
    </w:p>
    <w:p w14:paraId="7AAA010F" w14:textId="77777777" w:rsidR="00D50928" w:rsidRDefault="00D50928" w:rsidP="00D50928">
      <w:pPr>
        <w:spacing w:after="0"/>
        <w:jc w:val="center"/>
        <w:rPr>
          <w:b/>
          <w:sz w:val="32"/>
          <w:szCs w:val="32"/>
          <w:lang w:val="en-GB"/>
        </w:rPr>
      </w:pPr>
    </w:p>
    <w:p w14:paraId="66F79801" w14:textId="77777777" w:rsidR="00D50928" w:rsidRDefault="00D50928" w:rsidP="00D50928">
      <w:pPr>
        <w:spacing w:after="0"/>
        <w:jc w:val="center"/>
        <w:rPr>
          <w:b/>
          <w:lang w:val="en-GB"/>
        </w:rPr>
      </w:pPr>
      <w:commentRangeStart w:id="2"/>
      <w:r w:rsidRPr="00F41843">
        <w:rPr>
          <w:b/>
          <w:sz w:val="32"/>
          <w:szCs w:val="32"/>
          <w:lang w:val="en-GB"/>
        </w:rPr>
        <w:t>MÔ PHỎNG LAN TRUYỀN DỊCH TẢ LỢN CHÂU PHI</w:t>
      </w:r>
    </w:p>
    <w:p w14:paraId="438F4C6F" w14:textId="77777777" w:rsidR="00D50928" w:rsidRPr="00F41843" w:rsidRDefault="00D50928" w:rsidP="00D50928">
      <w:pPr>
        <w:spacing w:after="0"/>
        <w:jc w:val="center"/>
        <w:rPr>
          <w:b/>
          <w:sz w:val="32"/>
          <w:szCs w:val="32"/>
          <w:lang w:val="en-GB"/>
        </w:rPr>
      </w:pPr>
      <w:r w:rsidRPr="00F41843">
        <w:rPr>
          <w:b/>
          <w:sz w:val="32"/>
          <w:szCs w:val="32"/>
          <w:lang w:val="en-GB"/>
        </w:rPr>
        <w:t>TRÊN ĐỊA BÀN HÀ NỘI</w:t>
      </w:r>
      <w:commentRangeEnd w:id="2"/>
      <w:r>
        <w:rPr>
          <w:rStyle w:val="CommentReference"/>
        </w:rPr>
        <w:commentReference w:id="2"/>
      </w:r>
    </w:p>
    <w:p w14:paraId="6B7411A4" w14:textId="77777777" w:rsidR="00D50928" w:rsidRDefault="00D50928" w:rsidP="00D50928">
      <w:pPr>
        <w:spacing w:after="0"/>
        <w:jc w:val="center"/>
        <w:rPr>
          <w:b/>
          <w:lang w:val="en-GB"/>
        </w:rPr>
      </w:pPr>
    </w:p>
    <w:p w14:paraId="5ED5C02E" w14:textId="77777777" w:rsidR="00D50928" w:rsidRDefault="00D50928" w:rsidP="00D50928">
      <w:pPr>
        <w:spacing w:after="0"/>
        <w:jc w:val="center"/>
        <w:rPr>
          <w:b/>
          <w:lang w:val="en-GB"/>
        </w:rPr>
      </w:pPr>
    </w:p>
    <w:p w14:paraId="493A8B70" w14:textId="77777777" w:rsidR="00D50928" w:rsidRDefault="00D50928" w:rsidP="00D50928">
      <w:pPr>
        <w:spacing w:after="0"/>
        <w:jc w:val="center"/>
        <w:rPr>
          <w:b/>
          <w:lang w:val="en-GB"/>
        </w:rPr>
      </w:pPr>
      <w:r w:rsidRPr="00F41843">
        <w:rPr>
          <w:b/>
          <w:lang w:val="en-GB"/>
        </w:rPr>
        <w:t>LUẬN VĂN THẠC SĨ</w:t>
      </w:r>
    </w:p>
    <w:p w14:paraId="660422A6" w14:textId="77777777" w:rsidR="00D50928" w:rsidRDefault="00D50928" w:rsidP="00D50928">
      <w:pPr>
        <w:spacing w:after="0"/>
        <w:jc w:val="center"/>
        <w:rPr>
          <w:b/>
          <w:lang w:val="en-GB"/>
        </w:rPr>
      </w:pPr>
      <w:r w:rsidRPr="00F41843">
        <w:rPr>
          <w:b/>
          <w:lang w:val="en-GB"/>
        </w:rPr>
        <w:t>TRUYỀN DỮ LIỆU VÀ MẠNG MÁY TÍNH</w:t>
      </w:r>
    </w:p>
    <w:p w14:paraId="47B227C6" w14:textId="77777777" w:rsidR="00D50928" w:rsidRDefault="00D50928" w:rsidP="00D50928">
      <w:pPr>
        <w:spacing w:after="0"/>
        <w:jc w:val="center"/>
        <w:rPr>
          <w:b/>
          <w:lang w:val="en-GB"/>
        </w:rPr>
      </w:pPr>
    </w:p>
    <w:p w14:paraId="18ACBF3C" w14:textId="77777777" w:rsidR="00D50928" w:rsidRDefault="00D50928" w:rsidP="00D50928">
      <w:pPr>
        <w:spacing w:after="0"/>
        <w:jc w:val="center"/>
        <w:rPr>
          <w:b/>
          <w:lang w:val="en-GB"/>
        </w:rPr>
      </w:pPr>
    </w:p>
    <w:p w14:paraId="36310E47" w14:textId="06660925" w:rsidR="00D50928" w:rsidRPr="00F54D91" w:rsidRDefault="00D50928" w:rsidP="00D50928">
      <w:pPr>
        <w:spacing w:after="0"/>
        <w:jc w:val="center"/>
        <w:rPr>
          <w:b/>
          <w:lang w:val="en-GB"/>
        </w:rPr>
      </w:pPr>
      <w:ins w:id="3" w:author="Nguyen Quang Huy - HuyNQ52 (GAM.DAP)" w:date="2022-02-28T22:44:00Z">
        <w:r w:rsidRPr="00F54D91">
          <w:rPr>
            <w:rFonts w:cs="Times New Roman"/>
            <w:b/>
          </w:rPr>
          <w:t>Cán bộ hướng dẫn:</w:t>
        </w:r>
        <w:r w:rsidRPr="00F54D91">
          <w:rPr>
            <w:rFonts w:cs="Times New Roman"/>
          </w:rPr>
          <w:t xml:space="preserve"> </w:t>
        </w:r>
        <w:r w:rsidRPr="00F54D91">
          <w:rPr>
            <w:rFonts w:cs="Times New Roman"/>
            <w:b/>
            <w:iCs/>
          </w:rPr>
          <w:t>TS. Phạm Mạnh Linh</w:t>
        </w:r>
      </w:ins>
    </w:p>
    <w:p w14:paraId="12FD9D73" w14:textId="77777777" w:rsidR="00D50928" w:rsidRDefault="00D50928" w:rsidP="00D50928">
      <w:pPr>
        <w:spacing w:after="0"/>
        <w:jc w:val="center"/>
        <w:rPr>
          <w:b/>
          <w:lang w:val="en-GB"/>
        </w:rPr>
      </w:pPr>
    </w:p>
    <w:p w14:paraId="268E0E95" w14:textId="77777777" w:rsidR="00D50928" w:rsidRDefault="00D50928" w:rsidP="00D50928">
      <w:pPr>
        <w:spacing w:after="0"/>
        <w:jc w:val="center"/>
        <w:rPr>
          <w:b/>
          <w:lang w:val="en-GB"/>
        </w:rPr>
      </w:pPr>
    </w:p>
    <w:p w14:paraId="32D240BF" w14:textId="77777777" w:rsidR="00D50928" w:rsidRDefault="00D50928" w:rsidP="00D50928">
      <w:pPr>
        <w:spacing w:after="0"/>
        <w:jc w:val="center"/>
        <w:rPr>
          <w:b/>
          <w:lang w:val="en-GB"/>
        </w:rPr>
      </w:pPr>
    </w:p>
    <w:p w14:paraId="470AB854" w14:textId="77777777" w:rsidR="00D50928" w:rsidRDefault="00D50928" w:rsidP="00D50928">
      <w:pPr>
        <w:spacing w:after="0"/>
        <w:jc w:val="center"/>
        <w:rPr>
          <w:b/>
          <w:lang w:val="en-GB"/>
        </w:rPr>
      </w:pPr>
    </w:p>
    <w:p w14:paraId="014E394C" w14:textId="77777777" w:rsidR="00D50928" w:rsidRDefault="00D50928" w:rsidP="00D50928">
      <w:pPr>
        <w:spacing w:after="0"/>
        <w:jc w:val="center"/>
        <w:rPr>
          <w:b/>
          <w:lang w:val="en-GB"/>
        </w:rPr>
      </w:pPr>
    </w:p>
    <w:p w14:paraId="30F8D6BA" w14:textId="77777777" w:rsidR="00D50928" w:rsidRPr="00F41843" w:rsidRDefault="00D50928" w:rsidP="00D50928">
      <w:pPr>
        <w:spacing w:after="0"/>
        <w:jc w:val="center"/>
        <w:rPr>
          <w:b/>
          <w:lang w:val="en-GB"/>
        </w:rPr>
      </w:pPr>
      <w:r w:rsidRPr="00F41843">
        <w:rPr>
          <w:b/>
          <w:lang w:val="en-GB"/>
        </w:rPr>
        <w:t>Hà Nội –</w:t>
      </w:r>
      <w:r>
        <w:rPr>
          <w:b/>
          <w:lang w:val="en-GB"/>
        </w:rPr>
        <w:t xml:space="preserve"> 2022</w:t>
      </w:r>
    </w:p>
    <w:p w14:paraId="4FA6FCDA" w14:textId="74880E6E" w:rsidR="006503BA" w:rsidRDefault="006503BA">
      <w:pPr>
        <w:rPr>
          <w:ins w:id="4" w:author="Nguyen Quang Huy - HuyNQ52 (GAM.DAP)" w:date="2022-02-28T22:43:00Z"/>
          <w:rFonts w:eastAsiaTheme="majorEastAsia" w:cstheme="majorBidi"/>
          <w:b/>
          <w:szCs w:val="26"/>
        </w:rPr>
      </w:pPr>
      <w:ins w:id="5" w:author="Nguyen Quang Huy - HuyNQ52 (GAM.DAP)" w:date="2022-02-28T22:43:00Z">
        <w:r>
          <w:br w:type="page"/>
        </w:r>
      </w:ins>
    </w:p>
    <w:p w14:paraId="227E5FD4" w14:textId="561A727D" w:rsidR="007E7C63" w:rsidRDefault="00530FC8" w:rsidP="0038083D">
      <w:pPr>
        <w:pStyle w:val="Heading2"/>
        <w:numPr>
          <w:ilvl w:val="0"/>
          <w:numId w:val="0"/>
        </w:numPr>
        <w:jc w:val="both"/>
      </w:pPr>
      <w:r w:rsidRPr="00A84D24">
        <w:lastRenderedPageBreak/>
        <w:t>Lời cảm ơn</w:t>
      </w:r>
      <w:bookmarkEnd w:id="1"/>
    </w:p>
    <w:p w14:paraId="652F109F" w14:textId="77777777" w:rsidR="00EE544B" w:rsidRPr="00EE544B" w:rsidRDefault="00EE544B" w:rsidP="0038083D">
      <w:pPr>
        <w:ind w:firstLine="426"/>
        <w:jc w:val="both"/>
      </w:pPr>
      <w:r>
        <w:t>Tôi xin gửi lời cảm ơn chân thành đến TS. Phạm Mạnh Linh, người đã trực tiếp hướng dẫn, góp ý trong suốt quá trình tôi thực hiện luận văn. Với đề tài “</w:t>
      </w:r>
      <w:r w:rsidRPr="00EE544B">
        <w:rPr>
          <w:b/>
          <w:i/>
        </w:rPr>
        <w:t>Mô phỏng lan truyền dịch tả lợn Châu Phi trên địa bàn Hà Nội</w:t>
      </w:r>
      <w:r>
        <w:t>”</w:t>
      </w:r>
      <w:r w:rsidR="00752A59">
        <w:t>, tôi đã học hỏi thêm được nhiều kiến thức về mô phỏng và sự lây truyền dịch bệnh.</w:t>
      </w:r>
      <w:r>
        <w:t xml:space="preserve"> Tôi cũng xin gửi lời cảm ơn đến Bộ môn Mạng và Truyền thông máy tính, Khoa Công nghệ Thông tin, trường Đại học Công nghệ, Đại học Quốc gia Hà Nội, đã tạo điều kiện cho tôi hoàn thành luận văn này.</w:t>
      </w:r>
    </w:p>
    <w:p w14:paraId="599D7DF9" w14:textId="4D1E4CC3" w:rsidR="00EE544B" w:rsidRPr="00EE544B" w:rsidRDefault="00EE544B" w:rsidP="0038083D">
      <w:pPr>
        <w:ind w:firstLine="426"/>
        <w:jc w:val="both"/>
      </w:pPr>
      <w:r>
        <w:t xml:space="preserve">Luận văn này được tài trợ bởi đề tài </w:t>
      </w:r>
      <w:r w:rsidR="00155A77">
        <w:t>QG.</w:t>
      </w:r>
      <w:r>
        <w:t xml:space="preserve">20.55 của Đại học Quốc gia Hà Nội. </w:t>
      </w:r>
    </w:p>
    <w:p w14:paraId="09F6ADF9" w14:textId="77777777" w:rsidR="00A84D24" w:rsidRDefault="00A84D24" w:rsidP="0038083D">
      <w:pPr>
        <w:jc w:val="both"/>
        <w:rPr>
          <w:rFonts w:eastAsiaTheme="majorEastAsia" w:cstheme="majorBidi"/>
          <w:szCs w:val="26"/>
          <w:lang w:val="en-GB"/>
        </w:rPr>
      </w:pPr>
      <w:r>
        <w:rPr>
          <w:b/>
          <w:lang w:val="en-GB"/>
        </w:rPr>
        <w:br w:type="page"/>
      </w:r>
    </w:p>
    <w:p w14:paraId="577CEE3D" w14:textId="77777777" w:rsidR="00BE6049" w:rsidRPr="004426E0" w:rsidRDefault="00530FC8" w:rsidP="0038083D">
      <w:pPr>
        <w:pStyle w:val="Heading2"/>
        <w:numPr>
          <w:ilvl w:val="0"/>
          <w:numId w:val="0"/>
        </w:numPr>
        <w:jc w:val="both"/>
        <w:rPr>
          <w:lang w:val="en-GB"/>
        </w:rPr>
      </w:pPr>
      <w:bookmarkStart w:id="6" w:name="_Toc96691671"/>
      <w:r w:rsidRPr="004426E0">
        <w:rPr>
          <w:lang w:val="en-GB"/>
        </w:rPr>
        <w:lastRenderedPageBreak/>
        <w:t>Lời cam đoan</w:t>
      </w:r>
      <w:bookmarkEnd w:id="6"/>
    </w:p>
    <w:p w14:paraId="6ECC909F" w14:textId="77777777" w:rsidR="007E7C63" w:rsidRDefault="00752A59" w:rsidP="0038083D">
      <w:pPr>
        <w:ind w:firstLine="426"/>
        <w:jc w:val="both"/>
        <w:rPr>
          <w:rFonts w:eastAsiaTheme="majorEastAsia" w:cstheme="majorBidi"/>
          <w:szCs w:val="26"/>
          <w:lang w:val="en-GB"/>
        </w:rPr>
      </w:pPr>
      <w:r w:rsidRPr="00752A59">
        <w:rPr>
          <w:lang w:val="en-GB"/>
        </w:rPr>
        <w:t xml:space="preserve">Tôi là Nguyễn </w:t>
      </w:r>
      <w:r>
        <w:rPr>
          <w:lang w:val="en-GB"/>
        </w:rPr>
        <w:t>Quang Huy</w:t>
      </w:r>
      <w:r w:rsidRPr="00752A59">
        <w:rPr>
          <w:lang w:val="en-GB"/>
        </w:rPr>
        <w:t xml:space="preserve">, mã số </w:t>
      </w:r>
      <w:r>
        <w:rPr>
          <w:lang w:val="en-GB"/>
        </w:rPr>
        <w:t>học viên</w:t>
      </w:r>
      <w:r w:rsidRPr="00752A59">
        <w:rPr>
          <w:lang w:val="en-GB"/>
        </w:rPr>
        <w:t xml:space="preserve"> 1</w:t>
      </w:r>
      <w:r>
        <w:rPr>
          <w:lang w:val="en-GB"/>
        </w:rPr>
        <w:t>9025040</w:t>
      </w:r>
      <w:r w:rsidRPr="00752A59">
        <w:rPr>
          <w:lang w:val="en-GB"/>
        </w:rPr>
        <w:t xml:space="preserve">, </w:t>
      </w:r>
      <w:r w:rsidR="00DD1A27">
        <w:rPr>
          <w:lang w:val="en-GB"/>
        </w:rPr>
        <w:t>là học viên cao học khóa 26 chuyên ngành</w:t>
      </w:r>
      <w:r w:rsidR="001D7C9D">
        <w:rPr>
          <w:lang w:val="en-GB"/>
        </w:rPr>
        <w:t xml:space="preserve"> Mạng máy tính và Truyền thông dữ liệu</w:t>
      </w:r>
      <w:r w:rsidR="00281A41">
        <w:rPr>
          <w:lang w:val="en-GB"/>
        </w:rPr>
        <w:t xml:space="preserve">, </w:t>
      </w:r>
      <w:r w:rsidR="00DD1A27">
        <w:rPr>
          <w:lang w:val="en-GB"/>
        </w:rPr>
        <w:t>trường Đại học Công nghệ, Đại học Quốc gia Hà Nội</w:t>
      </w:r>
      <w:r w:rsidRPr="00752A59">
        <w:rPr>
          <w:lang w:val="en-GB"/>
        </w:rPr>
        <w:t xml:space="preserve">. Giảng viên hướng dẫn là TS. Phạm Mạnh Linh. Tôi xin cam đoan toàn bộ nội dung được trình bày trong </w:t>
      </w:r>
      <w:r w:rsidR="00C02112">
        <w:rPr>
          <w:lang w:val="en-GB"/>
        </w:rPr>
        <w:t>luận văn</w:t>
      </w:r>
      <w:r w:rsidRPr="00752A59">
        <w:rPr>
          <w:lang w:val="en-GB"/>
        </w:rPr>
        <w:t xml:space="preserve"> “</w:t>
      </w:r>
      <w:r w:rsidR="001D7C9D" w:rsidRPr="001D7C9D">
        <w:rPr>
          <w:b/>
          <w:i/>
          <w:lang w:val="en-GB"/>
        </w:rPr>
        <w:t>Mô phỏng lan truyền dịch tả lợn Châu Phi trên địa bàn Hà Nội</w:t>
      </w:r>
      <w:r w:rsidRPr="00752A59">
        <w:rPr>
          <w:lang w:val="en-GB"/>
        </w:rPr>
        <w:t xml:space="preserve">” là kết quả quá trình tìm hiểu và nghiên cứu của tôi. Các dữ liệu được nêu trong </w:t>
      </w:r>
      <w:r w:rsidR="001D7C9D">
        <w:rPr>
          <w:lang w:val="en-GB"/>
        </w:rPr>
        <w:t>luận văn</w:t>
      </w:r>
      <w:r w:rsidRPr="00752A59">
        <w:rPr>
          <w:lang w:val="en-GB"/>
        </w:rPr>
        <w:t xml:space="preserve"> là hoàn toàn trung thực, phản ánh đúng kết quả thực tế. Mọi thông tin trích dẫn đều tuân thủ các quy định về sở hữu trí tuệ</w:t>
      </w:r>
      <w:r w:rsidR="001D7C9D">
        <w:rPr>
          <w:lang w:val="en-GB"/>
        </w:rPr>
        <w:t>,</w:t>
      </w:r>
      <w:r w:rsidRPr="00752A59">
        <w:rPr>
          <w:lang w:val="en-GB"/>
        </w:rPr>
        <w:t xml:space="preserve"> các tài liệu tham khảo được liệt kê rõ ràng. Tôi xin chịu hoàn toàn trách nhiệm với những nội dung được viết trong </w:t>
      </w:r>
      <w:r w:rsidR="001D7C9D">
        <w:rPr>
          <w:lang w:val="en-GB"/>
        </w:rPr>
        <w:t>luận văn</w:t>
      </w:r>
      <w:r w:rsidRPr="00752A59">
        <w:rPr>
          <w:lang w:val="en-GB"/>
        </w:rPr>
        <w:t xml:space="preserve"> này.</w:t>
      </w:r>
      <w:r w:rsidR="007E7C63">
        <w:rPr>
          <w:lang w:val="en-GB"/>
        </w:rPr>
        <w:br w:type="page"/>
      </w:r>
    </w:p>
    <w:p w14:paraId="38D50445" w14:textId="77777777" w:rsidR="00530FC8" w:rsidRPr="004426E0" w:rsidRDefault="00530FC8" w:rsidP="0038083D">
      <w:pPr>
        <w:pStyle w:val="Heading2"/>
        <w:numPr>
          <w:ilvl w:val="0"/>
          <w:numId w:val="0"/>
        </w:numPr>
        <w:jc w:val="both"/>
        <w:rPr>
          <w:lang w:val="en-GB"/>
        </w:rPr>
      </w:pPr>
      <w:bookmarkStart w:id="7" w:name="_Toc96691672"/>
      <w:r w:rsidRPr="004426E0">
        <w:rPr>
          <w:lang w:val="en-GB"/>
        </w:rPr>
        <w:lastRenderedPageBreak/>
        <w:t>Mục lục</w:t>
      </w:r>
      <w:bookmarkEnd w:id="7"/>
    </w:p>
    <w:p w14:paraId="5F11A31B" w14:textId="77777777" w:rsidR="007A109C" w:rsidRDefault="007E7C63">
      <w:pPr>
        <w:pStyle w:val="TOC2"/>
        <w:tabs>
          <w:tab w:val="right" w:leader="dot" w:pos="9061"/>
        </w:tabs>
        <w:rPr>
          <w:rFonts w:asciiTheme="minorHAnsi" w:eastAsiaTheme="minorEastAsia" w:hAnsiTheme="minorHAnsi"/>
          <w:noProof/>
          <w:sz w:val="22"/>
          <w:szCs w:val="22"/>
        </w:rPr>
      </w:pPr>
      <w:r>
        <w:rPr>
          <w:lang w:val="en-GB"/>
        </w:rPr>
        <w:fldChar w:fldCharType="begin"/>
      </w:r>
      <w:r>
        <w:rPr>
          <w:lang w:val="en-GB"/>
        </w:rPr>
        <w:instrText xml:space="preserve"> TOC \o "1-3" \h \z \u </w:instrText>
      </w:r>
      <w:r>
        <w:rPr>
          <w:lang w:val="en-GB"/>
        </w:rPr>
        <w:fldChar w:fldCharType="separate"/>
      </w:r>
      <w:hyperlink w:anchor="_Toc96691670" w:history="1">
        <w:r w:rsidR="007A109C" w:rsidRPr="004871DF">
          <w:rPr>
            <w:rStyle w:val="Hyperlink"/>
            <w:noProof/>
          </w:rPr>
          <w:t>Lời cảm ơn</w:t>
        </w:r>
        <w:r w:rsidR="007A109C">
          <w:rPr>
            <w:noProof/>
            <w:webHidden/>
          </w:rPr>
          <w:tab/>
        </w:r>
        <w:r w:rsidR="007A109C">
          <w:rPr>
            <w:noProof/>
            <w:webHidden/>
          </w:rPr>
          <w:fldChar w:fldCharType="begin"/>
        </w:r>
        <w:r w:rsidR="007A109C">
          <w:rPr>
            <w:noProof/>
            <w:webHidden/>
          </w:rPr>
          <w:instrText xml:space="preserve"> PAGEREF _Toc96691670 \h </w:instrText>
        </w:r>
        <w:r w:rsidR="007A109C">
          <w:rPr>
            <w:noProof/>
            <w:webHidden/>
          </w:rPr>
        </w:r>
        <w:r w:rsidR="007A109C">
          <w:rPr>
            <w:noProof/>
            <w:webHidden/>
          </w:rPr>
          <w:fldChar w:fldCharType="separate"/>
        </w:r>
        <w:r w:rsidR="007A109C">
          <w:rPr>
            <w:noProof/>
            <w:webHidden/>
          </w:rPr>
          <w:t>2</w:t>
        </w:r>
        <w:r w:rsidR="007A109C">
          <w:rPr>
            <w:noProof/>
            <w:webHidden/>
          </w:rPr>
          <w:fldChar w:fldCharType="end"/>
        </w:r>
      </w:hyperlink>
    </w:p>
    <w:p w14:paraId="42AB2D0F" w14:textId="77777777" w:rsidR="007A109C" w:rsidRDefault="00F54D91">
      <w:pPr>
        <w:pStyle w:val="TOC2"/>
        <w:tabs>
          <w:tab w:val="right" w:leader="dot" w:pos="9061"/>
        </w:tabs>
        <w:rPr>
          <w:rFonts w:asciiTheme="minorHAnsi" w:eastAsiaTheme="minorEastAsia" w:hAnsiTheme="minorHAnsi"/>
          <w:noProof/>
          <w:sz w:val="22"/>
          <w:szCs w:val="22"/>
        </w:rPr>
      </w:pPr>
      <w:hyperlink w:anchor="_Toc96691671" w:history="1">
        <w:r w:rsidR="007A109C" w:rsidRPr="004871DF">
          <w:rPr>
            <w:rStyle w:val="Hyperlink"/>
            <w:noProof/>
            <w:lang w:val="en-GB"/>
          </w:rPr>
          <w:t>Lời cam đoan</w:t>
        </w:r>
        <w:r w:rsidR="007A109C">
          <w:rPr>
            <w:noProof/>
            <w:webHidden/>
          </w:rPr>
          <w:tab/>
        </w:r>
        <w:r w:rsidR="007A109C">
          <w:rPr>
            <w:noProof/>
            <w:webHidden/>
          </w:rPr>
          <w:fldChar w:fldCharType="begin"/>
        </w:r>
        <w:r w:rsidR="007A109C">
          <w:rPr>
            <w:noProof/>
            <w:webHidden/>
          </w:rPr>
          <w:instrText xml:space="preserve"> PAGEREF _Toc96691671 \h </w:instrText>
        </w:r>
        <w:r w:rsidR="007A109C">
          <w:rPr>
            <w:noProof/>
            <w:webHidden/>
          </w:rPr>
        </w:r>
        <w:r w:rsidR="007A109C">
          <w:rPr>
            <w:noProof/>
            <w:webHidden/>
          </w:rPr>
          <w:fldChar w:fldCharType="separate"/>
        </w:r>
        <w:r w:rsidR="007A109C">
          <w:rPr>
            <w:noProof/>
            <w:webHidden/>
          </w:rPr>
          <w:t>3</w:t>
        </w:r>
        <w:r w:rsidR="007A109C">
          <w:rPr>
            <w:noProof/>
            <w:webHidden/>
          </w:rPr>
          <w:fldChar w:fldCharType="end"/>
        </w:r>
      </w:hyperlink>
    </w:p>
    <w:p w14:paraId="3BEC61A8" w14:textId="77777777" w:rsidR="007A109C" w:rsidRDefault="00F54D91">
      <w:pPr>
        <w:pStyle w:val="TOC2"/>
        <w:tabs>
          <w:tab w:val="right" w:leader="dot" w:pos="9061"/>
        </w:tabs>
        <w:rPr>
          <w:rFonts w:asciiTheme="minorHAnsi" w:eastAsiaTheme="minorEastAsia" w:hAnsiTheme="minorHAnsi"/>
          <w:noProof/>
          <w:sz w:val="22"/>
          <w:szCs w:val="22"/>
        </w:rPr>
      </w:pPr>
      <w:hyperlink w:anchor="_Toc96691672" w:history="1">
        <w:r w:rsidR="007A109C" w:rsidRPr="004871DF">
          <w:rPr>
            <w:rStyle w:val="Hyperlink"/>
            <w:noProof/>
            <w:lang w:val="en-GB"/>
          </w:rPr>
          <w:t>Mục lục</w:t>
        </w:r>
        <w:r w:rsidR="007A109C">
          <w:rPr>
            <w:noProof/>
            <w:webHidden/>
          </w:rPr>
          <w:tab/>
        </w:r>
        <w:r w:rsidR="007A109C">
          <w:rPr>
            <w:noProof/>
            <w:webHidden/>
          </w:rPr>
          <w:fldChar w:fldCharType="begin"/>
        </w:r>
        <w:r w:rsidR="007A109C">
          <w:rPr>
            <w:noProof/>
            <w:webHidden/>
          </w:rPr>
          <w:instrText xml:space="preserve"> PAGEREF _Toc96691672 \h </w:instrText>
        </w:r>
        <w:r w:rsidR="007A109C">
          <w:rPr>
            <w:noProof/>
            <w:webHidden/>
          </w:rPr>
        </w:r>
        <w:r w:rsidR="007A109C">
          <w:rPr>
            <w:noProof/>
            <w:webHidden/>
          </w:rPr>
          <w:fldChar w:fldCharType="separate"/>
        </w:r>
        <w:r w:rsidR="007A109C">
          <w:rPr>
            <w:noProof/>
            <w:webHidden/>
          </w:rPr>
          <w:t>4</w:t>
        </w:r>
        <w:r w:rsidR="007A109C">
          <w:rPr>
            <w:noProof/>
            <w:webHidden/>
          </w:rPr>
          <w:fldChar w:fldCharType="end"/>
        </w:r>
      </w:hyperlink>
    </w:p>
    <w:p w14:paraId="766B2F43" w14:textId="77777777" w:rsidR="007A109C" w:rsidRDefault="00F54D91">
      <w:pPr>
        <w:pStyle w:val="TOC2"/>
        <w:tabs>
          <w:tab w:val="right" w:leader="dot" w:pos="9061"/>
        </w:tabs>
        <w:rPr>
          <w:rFonts w:asciiTheme="minorHAnsi" w:eastAsiaTheme="minorEastAsia" w:hAnsiTheme="minorHAnsi"/>
          <w:noProof/>
          <w:sz w:val="22"/>
          <w:szCs w:val="22"/>
        </w:rPr>
      </w:pPr>
      <w:hyperlink w:anchor="_Toc96691673" w:history="1">
        <w:r w:rsidR="007A109C" w:rsidRPr="004871DF">
          <w:rPr>
            <w:rStyle w:val="Hyperlink"/>
            <w:noProof/>
            <w:lang w:val="en-GB"/>
          </w:rPr>
          <w:t>Danh mục các ký hiệu và chữ viết tắt</w:t>
        </w:r>
        <w:r w:rsidR="007A109C">
          <w:rPr>
            <w:noProof/>
            <w:webHidden/>
          </w:rPr>
          <w:tab/>
        </w:r>
        <w:r w:rsidR="007A109C">
          <w:rPr>
            <w:noProof/>
            <w:webHidden/>
          </w:rPr>
          <w:fldChar w:fldCharType="begin"/>
        </w:r>
        <w:r w:rsidR="007A109C">
          <w:rPr>
            <w:noProof/>
            <w:webHidden/>
          </w:rPr>
          <w:instrText xml:space="preserve"> PAGEREF _Toc96691673 \h </w:instrText>
        </w:r>
        <w:r w:rsidR="007A109C">
          <w:rPr>
            <w:noProof/>
            <w:webHidden/>
          </w:rPr>
        </w:r>
        <w:r w:rsidR="007A109C">
          <w:rPr>
            <w:noProof/>
            <w:webHidden/>
          </w:rPr>
          <w:fldChar w:fldCharType="separate"/>
        </w:r>
        <w:r w:rsidR="007A109C">
          <w:rPr>
            <w:noProof/>
            <w:webHidden/>
          </w:rPr>
          <w:t>6</w:t>
        </w:r>
        <w:r w:rsidR="007A109C">
          <w:rPr>
            <w:noProof/>
            <w:webHidden/>
          </w:rPr>
          <w:fldChar w:fldCharType="end"/>
        </w:r>
      </w:hyperlink>
    </w:p>
    <w:p w14:paraId="09011740" w14:textId="77777777" w:rsidR="007A109C" w:rsidRDefault="00F54D91">
      <w:pPr>
        <w:pStyle w:val="TOC2"/>
        <w:tabs>
          <w:tab w:val="right" w:leader="dot" w:pos="9061"/>
        </w:tabs>
        <w:rPr>
          <w:rFonts w:asciiTheme="minorHAnsi" w:eastAsiaTheme="minorEastAsia" w:hAnsiTheme="minorHAnsi"/>
          <w:noProof/>
          <w:sz w:val="22"/>
          <w:szCs w:val="22"/>
        </w:rPr>
      </w:pPr>
      <w:hyperlink w:anchor="_Toc96691674" w:history="1">
        <w:r w:rsidR="007A109C" w:rsidRPr="004871DF">
          <w:rPr>
            <w:rStyle w:val="Hyperlink"/>
            <w:noProof/>
            <w:lang w:val="en-GB"/>
          </w:rPr>
          <w:t>Danh mục các bảng</w:t>
        </w:r>
        <w:r w:rsidR="007A109C">
          <w:rPr>
            <w:noProof/>
            <w:webHidden/>
          </w:rPr>
          <w:tab/>
        </w:r>
        <w:r w:rsidR="007A109C">
          <w:rPr>
            <w:noProof/>
            <w:webHidden/>
          </w:rPr>
          <w:fldChar w:fldCharType="begin"/>
        </w:r>
        <w:r w:rsidR="007A109C">
          <w:rPr>
            <w:noProof/>
            <w:webHidden/>
          </w:rPr>
          <w:instrText xml:space="preserve"> PAGEREF _Toc96691674 \h </w:instrText>
        </w:r>
        <w:r w:rsidR="007A109C">
          <w:rPr>
            <w:noProof/>
            <w:webHidden/>
          </w:rPr>
        </w:r>
        <w:r w:rsidR="007A109C">
          <w:rPr>
            <w:noProof/>
            <w:webHidden/>
          </w:rPr>
          <w:fldChar w:fldCharType="separate"/>
        </w:r>
        <w:r w:rsidR="007A109C">
          <w:rPr>
            <w:noProof/>
            <w:webHidden/>
          </w:rPr>
          <w:t>7</w:t>
        </w:r>
        <w:r w:rsidR="007A109C">
          <w:rPr>
            <w:noProof/>
            <w:webHidden/>
          </w:rPr>
          <w:fldChar w:fldCharType="end"/>
        </w:r>
      </w:hyperlink>
    </w:p>
    <w:p w14:paraId="09E5BA1C" w14:textId="77777777" w:rsidR="007A109C" w:rsidRDefault="00F54D91">
      <w:pPr>
        <w:pStyle w:val="TOC2"/>
        <w:tabs>
          <w:tab w:val="right" w:leader="dot" w:pos="9061"/>
        </w:tabs>
        <w:rPr>
          <w:rFonts w:asciiTheme="minorHAnsi" w:eastAsiaTheme="minorEastAsia" w:hAnsiTheme="minorHAnsi"/>
          <w:noProof/>
          <w:sz w:val="22"/>
          <w:szCs w:val="22"/>
        </w:rPr>
      </w:pPr>
      <w:hyperlink w:anchor="_Toc96691675" w:history="1">
        <w:r w:rsidR="007A109C" w:rsidRPr="004871DF">
          <w:rPr>
            <w:rStyle w:val="Hyperlink"/>
            <w:noProof/>
            <w:lang w:val="en-GB"/>
          </w:rPr>
          <w:t>Danh mục các hình vẽ, đồ thị</w:t>
        </w:r>
        <w:r w:rsidR="007A109C">
          <w:rPr>
            <w:noProof/>
            <w:webHidden/>
          </w:rPr>
          <w:tab/>
        </w:r>
        <w:r w:rsidR="007A109C">
          <w:rPr>
            <w:noProof/>
            <w:webHidden/>
          </w:rPr>
          <w:fldChar w:fldCharType="begin"/>
        </w:r>
        <w:r w:rsidR="007A109C">
          <w:rPr>
            <w:noProof/>
            <w:webHidden/>
          </w:rPr>
          <w:instrText xml:space="preserve"> PAGEREF _Toc96691675 \h </w:instrText>
        </w:r>
        <w:r w:rsidR="007A109C">
          <w:rPr>
            <w:noProof/>
            <w:webHidden/>
          </w:rPr>
        </w:r>
        <w:r w:rsidR="007A109C">
          <w:rPr>
            <w:noProof/>
            <w:webHidden/>
          </w:rPr>
          <w:fldChar w:fldCharType="separate"/>
        </w:r>
        <w:r w:rsidR="007A109C">
          <w:rPr>
            <w:noProof/>
            <w:webHidden/>
          </w:rPr>
          <w:t>8</w:t>
        </w:r>
        <w:r w:rsidR="007A109C">
          <w:rPr>
            <w:noProof/>
            <w:webHidden/>
          </w:rPr>
          <w:fldChar w:fldCharType="end"/>
        </w:r>
      </w:hyperlink>
    </w:p>
    <w:p w14:paraId="4D217F11" w14:textId="77777777" w:rsidR="007A109C" w:rsidRDefault="00F54D91">
      <w:pPr>
        <w:pStyle w:val="TOC1"/>
        <w:tabs>
          <w:tab w:val="right" w:leader="dot" w:pos="9061"/>
        </w:tabs>
        <w:rPr>
          <w:rFonts w:asciiTheme="minorHAnsi" w:eastAsiaTheme="minorEastAsia" w:hAnsiTheme="minorHAnsi"/>
          <w:noProof/>
          <w:sz w:val="22"/>
          <w:szCs w:val="22"/>
        </w:rPr>
      </w:pPr>
      <w:hyperlink w:anchor="_Toc96691676" w:history="1">
        <w:r w:rsidR="007A109C" w:rsidRPr="004871DF">
          <w:rPr>
            <w:rStyle w:val="Hyperlink"/>
            <w:noProof/>
          </w:rPr>
          <w:t>MỞ</w:t>
        </w:r>
        <w:r w:rsidR="007A109C" w:rsidRPr="004871DF">
          <w:rPr>
            <w:rStyle w:val="Hyperlink"/>
            <w:noProof/>
            <w:lang w:val="en-GB"/>
          </w:rPr>
          <w:t xml:space="preserve"> ĐẦU</w:t>
        </w:r>
        <w:r w:rsidR="007A109C">
          <w:rPr>
            <w:noProof/>
            <w:webHidden/>
          </w:rPr>
          <w:tab/>
        </w:r>
        <w:r w:rsidR="007A109C">
          <w:rPr>
            <w:noProof/>
            <w:webHidden/>
          </w:rPr>
          <w:fldChar w:fldCharType="begin"/>
        </w:r>
        <w:r w:rsidR="007A109C">
          <w:rPr>
            <w:noProof/>
            <w:webHidden/>
          </w:rPr>
          <w:instrText xml:space="preserve"> PAGEREF _Toc96691676 \h </w:instrText>
        </w:r>
        <w:r w:rsidR="007A109C">
          <w:rPr>
            <w:noProof/>
            <w:webHidden/>
          </w:rPr>
        </w:r>
        <w:r w:rsidR="007A109C">
          <w:rPr>
            <w:noProof/>
            <w:webHidden/>
          </w:rPr>
          <w:fldChar w:fldCharType="separate"/>
        </w:r>
        <w:r w:rsidR="007A109C">
          <w:rPr>
            <w:noProof/>
            <w:webHidden/>
          </w:rPr>
          <w:t>9</w:t>
        </w:r>
        <w:r w:rsidR="007A109C">
          <w:rPr>
            <w:noProof/>
            <w:webHidden/>
          </w:rPr>
          <w:fldChar w:fldCharType="end"/>
        </w:r>
      </w:hyperlink>
    </w:p>
    <w:p w14:paraId="1914802D" w14:textId="77777777" w:rsidR="007A109C" w:rsidRDefault="00F54D91">
      <w:pPr>
        <w:pStyle w:val="TOC1"/>
        <w:tabs>
          <w:tab w:val="left" w:pos="1540"/>
          <w:tab w:val="right" w:leader="dot" w:pos="9061"/>
        </w:tabs>
        <w:rPr>
          <w:rFonts w:asciiTheme="minorHAnsi" w:eastAsiaTheme="minorEastAsia" w:hAnsiTheme="minorHAnsi"/>
          <w:noProof/>
          <w:sz w:val="22"/>
          <w:szCs w:val="22"/>
        </w:rPr>
      </w:pPr>
      <w:hyperlink w:anchor="_Toc96691677" w:history="1">
        <w:r w:rsidR="007A109C" w:rsidRPr="004871DF">
          <w:rPr>
            <w:rStyle w:val="Hyperlink"/>
            <w:i/>
            <w:noProof/>
            <w:lang w:val="en-GB"/>
          </w:rPr>
          <w:t>Chương 1.</w:t>
        </w:r>
        <w:r w:rsidR="007A109C">
          <w:rPr>
            <w:rFonts w:asciiTheme="minorHAnsi" w:eastAsiaTheme="minorEastAsia" w:hAnsiTheme="minorHAnsi"/>
            <w:noProof/>
            <w:sz w:val="22"/>
            <w:szCs w:val="22"/>
          </w:rPr>
          <w:tab/>
        </w:r>
        <w:r w:rsidR="007A109C" w:rsidRPr="004871DF">
          <w:rPr>
            <w:rStyle w:val="Hyperlink"/>
            <w:i/>
            <w:noProof/>
            <w:lang w:val="en-GB"/>
          </w:rPr>
          <w:t>TỔNG QUAN</w:t>
        </w:r>
        <w:r w:rsidR="007A109C">
          <w:rPr>
            <w:noProof/>
            <w:webHidden/>
          </w:rPr>
          <w:tab/>
        </w:r>
        <w:r w:rsidR="007A109C">
          <w:rPr>
            <w:noProof/>
            <w:webHidden/>
          </w:rPr>
          <w:fldChar w:fldCharType="begin"/>
        </w:r>
        <w:r w:rsidR="007A109C">
          <w:rPr>
            <w:noProof/>
            <w:webHidden/>
          </w:rPr>
          <w:instrText xml:space="preserve"> PAGEREF _Toc96691677 \h </w:instrText>
        </w:r>
        <w:r w:rsidR="007A109C">
          <w:rPr>
            <w:noProof/>
            <w:webHidden/>
          </w:rPr>
        </w:r>
        <w:r w:rsidR="007A109C">
          <w:rPr>
            <w:noProof/>
            <w:webHidden/>
          </w:rPr>
          <w:fldChar w:fldCharType="separate"/>
        </w:r>
        <w:r w:rsidR="007A109C">
          <w:rPr>
            <w:noProof/>
            <w:webHidden/>
          </w:rPr>
          <w:t>10</w:t>
        </w:r>
        <w:r w:rsidR="007A109C">
          <w:rPr>
            <w:noProof/>
            <w:webHidden/>
          </w:rPr>
          <w:fldChar w:fldCharType="end"/>
        </w:r>
      </w:hyperlink>
    </w:p>
    <w:p w14:paraId="4285FF63" w14:textId="77777777" w:rsidR="007A109C" w:rsidRDefault="00F54D91">
      <w:pPr>
        <w:pStyle w:val="TOC2"/>
        <w:tabs>
          <w:tab w:val="left" w:pos="880"/>
          <w:tab w:val="right" w:leader="dot" w:pos="9061"/>
        </w:tabs>
        <w:rPr>
          <w:rFonts w:asciiTheme="minorHAnsi" w:eastAsiaTheme="minorEastAsia" w:hAnsiTheme="minorHAnsi"/>
          <w:noProof/>
          <w:sz w:val="22"/>
          <w:szCs w:val="22"/>
        </w:rPr>
      </w:pPr>
      <w:hyperlink w:anchor="_Toc96691678" w:history="1">
        <w:r w:rsidR="007A109C" w:rsidRPr="004871DF">
          <w:rPr>
            <w:rStyle w:val="Hyperlink"/>
            <w:noProof/>
          </w:rPr>
          <w:t>1.1</w:t>
        </w:r>
        <w:r w:rsidR="007A109C">
          <w:rPr>
            <w:rFonts w:asciiTheme="minorHAnsi" w:eastAsiaTheme="minorEastAsia" w:hAnsiTheme="minorHAnsi"/>
            <w:noProof/>
            <w:sz w:val="22"/>
            <w:szCs w:val="22"/>
          </w:rPr>
          <w:tab/>
        </w:r>
        <w:r w:rsidR="007A109C" w:rsidRPr="004871DF">
          <w:rPr>
            <w:rStyle w:val="Hyperlink"/>
            <w:noProof/>
          </w:rPr>
          <w:t>Tổng quan về dịch tả lợn châu Phi</w:t>
        </w:r>
        <w:r w:rsidR="007A109C">
          <w:rPr>
            <w:noProof/>
            <w:webHidden/>
          </w:rPr>
          <w:tab/>
        </w:r>
        <w:r w:rsidR="007A109C">
          <w:rPr>
            <w:noProof/>
            <w:webHidden/>
          </w:rPr>
          <w:fldChar w:fldCharType="begin"/>
        </w:r>
        <w:r w:rsidR="007A109C">
          <w:rPr>
            <w:noProof/>
            <w:webHidden/>
          </w:rPr>
          <w:instrText xml:space="preserve"> PAGEREF _Toc96691678 \h </w:instrText>
        </w:r>
        <w:r w:rsidR="007A109C">
          <w:rPr>
            <w:noProof/>
            <w:webHidden/>
          </w:rPr>
        </w:r>
        <w:r w:rsidR="007A109C">
          <w:rPr>
            <w:noProof/>
            <w:webHidden/>
          </w:rPr>
          <w:fldChar w:fldCharType="separate"/>
        </w:r>
        <w:r w:rsidR="007A109C">
          <w:rPr>
            <w:noProof/>
            <w:webHidden/>
          </w:rPr>
          <w:t>10</w:t>
        </w:r>
        <w:r w:rsidR="007A109C">
          <w:rPr>
            <w:noProof/>
            <w:webHidden/>
          </w:rPr>
          <w:fldChar w:fldCharType="end"/>
        </w:r>
      </w:hyperlink>
    </w:p>
    <w:p w14:paraId="29A345EB" w14:textId="77777777" w:rsidR="007A109C" w:rsidRDefault="00F54D91">
      <w:pPr>
        <w:pStyle w:val="TOC3"/>
        <w:tabs>
          <w:tab w:val="left" w:pos="1540"/>
          <w:tab w:val="right" w:leader="dot" w:pos="9061"/>
        </w:tabs>
        <w:rPr>
          <w:rFonts w:asciiTheme="minorHAnsi" w:eastAsiaTheme="minorEastAsia" w:hAnsiTheme="minorHAnsi"/>
          <w:noProof/>
          <w:sz w:val="22"/>
          <w:szCs w:val="22"/>
        </w:rPr>
      </w:pPr>
      <w:hyperlink w:anchor="_Toc96691679" w:history="1">
        <w:r w:rsidR="007A109C" w:rsidRPr="004871DF">
          <w:rPr>
            <w:rStyle w:val="Hyperlink"/>
            <w:noProof/>
          </w:rPr>
          <w:t>1.1.1</w:t>
        </w:r>
        <w:r w:rsidR="007A109C">
          <w:rPr>
            <w:rFonts w:asciiTheme="minorHAnsi" w:eastAsiaTheme="minorEastAsia" w:hAnsiTheme="minorHAnsi"/>
            <w:noProof/>
            <w:sz w:val="22"/>
            <w:szCs w:val="22"/>
          </w:rPr>
          <w:tab/>
        </w:r>
        <w:r w:rsidR="007A109C" w:rsidRPr="004871DF">
          <w:rPr>
            <w:rStyle w:val="Hyperlink"/>
            <w:noProof/>
          </w:rPr>
          <w:t>Sự bùng phát dịch</w:t>
        </w:r>
        <w:r w:rsidR="007A109C">
          <w:rPr>
            <w:noProof/>
            <w:webHidden/>
          </w:rPr>
          <w:tab/>
        </w:r>
        <w:r w:rsidR="007A109C">
          <w:rPr>
            <w:noProof/>
            <w:webHidden/>
          </w:rPr>
          <w:fldChar w:fldCharType="begin"/>
        </w:r>
        <w:r w:rsidR="007A109C">
          <w:rPr>
            <w:noProof/>
            <w:webHidden/>
          </w:rPr>
          <w:instrText xml:space="preserve"> PAGEREF _Toc96691679 \h </w:instrText>
        </w:r>
        <w:r w:rsidR="007A109C">
          <w:rPr>
            <w:noProof/>
            <w:webHidden/>
          </w:rPr>
        </w:r>
        <w:r w:rsidR="007A109C">
          <w:rPr>
            <w:noProof/>
            <w:webHidden/>
          </w:rPr>
          <w:fldChar w:fldCharType="separate"/>
        </w:r>
        <w:r w:rsidR="007A109C">
          <w:rPr>
            <w:noProof/>
            <w:webHidden/>
          </w:rPr>
          <w:t>10</w:t>
        </w:r>
        <w:r w:rsidR="007A109C">
          <w:rPr>
            <w:noProof/>
            <w:webHidden/>
          </w:rPr>
          <w:fldChar w:fldCharType="end"/>
        </w:r>
      </w:hyperlink>
    </w:p>
    <w:p w14:paraId="77BE10C0" w14:textId="77777777" w:rsidR="007A109C" w:rsidRDefault="00F54D91">
      <w:pPr>
        <w:pStyle w:val="TOC3"/>
        <w:tabs>
          <w:tab w:val="left" w:pos="1540"/>
          <w:tab w:val="right" w:leader="dot" w:pos="9061"/>
        </w:tabs>
        <w:rPr>
          <w:rFonts w:asciiTheme="minorHAnsi" w:eastAsiaTheme="minorEastAsia" w:hAnsiTheme="minorHAnsi"/>
          <w:noProof/>
          <w:sz w:val="22"/>
          <w:szCs w:val="22"/>
        </w:rPr>
      </w:pPr>
      <w:hyperlink w:anchor="_Toc96691680" w:history="1">
        <w:r w:rsidR="007A109C" w:rsidRPr="004871DF">
          <w:rPr>
            <w:rStyle w:val="Hyperlink"/>
            <w:noProof/>
          </w:rPr>
          <w:t>1.1.2</w:t>
        </w:r>
        <w:r w:rsidR="007A109C">
          <w:rPr>
            <w:rFonts w:asciiTheme="minorHAnsi" w:eastAsiaTheme="minorEastAsia" w:hAnsiTheme="minorHAnsi"/>
            <w:noProof/>
            <w:sz w:val="22"/>
            <w:szCs w:val="22"/>
          </w:rPr>
          <w:tab/>
        </w:r>
        <w:r w:rsidR="007A109C" w:rsidRPr="004871DF">
          <w:rPr>
            <w:rStyle w:val="Hyperlink"/>
            <w:noProof/>
          </w:rPr>
          <w:t>Đặc điểm của dịch tả lợn châu Phi</w:t>
        </w:r>
        <w:r w:rsidR="007A109C">
          <w:rPr>
            <w:noProof/>
            <w:webHidden/>
          </w:rPr>
          <w:tab/>
        </w:r>
        <w:r w:rsidR="007A109C">
          <w:rPr>
            <w:noProof/>
            <w:webHidden/>
          </w:rPr>
          <w:fldChar w:fldCharType="begin"/>
        </w:r>
        <w:r w:rsidR="007A109C">
          <w:rPr>
            <w:noProof/>
            <w:webHidden/>
          </w:rPr>
          <w:instrText xml:space="preserve"> PAGEREF _Toc96691680 \h </w:instrText>
        </w:r>
        <w:r w:rsidR="007A109C">
          <w:rPr>
            <w:noProof/>
            <w:webHidden/>
          </w:rPr>
        </w:r>
        <w:r w:rsidR="007A109C">
          <w:rPr>
            <w:noProof/>
            <w:webHidden/>
          </w:rPr>
          <w:fldChar w:fldCharType="separate"/>
        </w:r>
        <w:r w:rsidR="007A109C">
          <w:rPr>
            <w:noProof/>
            <w:webHidden/>
          </w:rPr>
          <w:t>11</w:t>
        </w:r>
        <w:r w:rsidR="007A109C">
          <w:rPr>
            <w:noProof/>
            <w:webHidden/>
          </w:rPr>
          <w:fldChar w:fldCharType="end"/>
        </w:r>
      </w:hyperlink>
    </w:p>
    <w:p w14:paraId="5195816C" w14:textId="77777777" w:rsidR="007A109C" w:rsidRDefault="00F54D91">
      <w:pPr>
        <w:pStyle w:val="TOC3"/>
        <w:tabs>
          <w:tab w:val="left" w:pos="1540"/>
          <w:tab w:val="right" w:leader="dot" w:pos="9061"/>
        </w:tabs>
        <w:rPr>
          <w:rFonts w:asciiTheme="minorHAnsi" w:eastAsiaTheme="minorEastAsia" w:hAnsiTheme="minorHAnsi"/>
          <w:noProof/>
          <w:sz w:val="22"/>
          <w:szCs w:val="22"/>
        </w:rPr>
      </w:pPr>
      <w:hyperlink w:anchor="_Toc96691681" w:history="1">
        <w:r w:rsidR="007A109C" w:rsidRPr="004871DF">
          <w:rPr>
            <w:rStyle w:val="Hyperlink"/>
            <w:noProof/>
          </w:rPr>
          <w:t>1.1.3</w:t>
        </w:r>
        <w:r w:rsidR="007A109C">
          <w:rPr>
            <w:rFonts w:asciiTheme="minorHAnsi" w:eastAsiaTheme="minorEastAsia" w:hAnsiTheme="minorHAnsi"/>
            <w:noProof/>
            <w:sz w:val="22"/>
            <w:szCs w:val="22"/>
          </w:rPr>
          <w:tab/>
        </w:r>
        <w:r w:rsidR="007A109C" w:rsidRPr="004871DF">
          <w:rPr>
            <w:rStyle w:val="Hyperlink"/>
            <w:noProof/>
          </w:rPr>
          <w:t>Ảnh hưởng của dịch tả lợn châu Phi</w:t>
        </w:r>
        <w:r w:rsidR="007A109C">
          <w:rPr>
            <w:noProof/>
            <w:webHidden/>
          </w:rPr>
          <w:tab/>
        </w:r>
        <w:r w:rsidR="007A109C">
          <w:rPr>
            <w:noProof/>
            <w:webHidden/>
          </w:rPr>
          <w:fldChar w:fldCharType="begin"/>
        </w:r>
        <w:r w:rsidR="007A109C">
          <w:rPr>
            <w:noProof/>
            <w:webHidden/>
          </w:rPr>
          <w:instrText xml:space="preserve"> PAGEREF _Toc96691681 \h </w:instrText>
        </w:r>
        <w:r w:rsidR="007A109C">
          <w:rPr>
            <w:noProof/>
            <w:webHidden/>
          </w:rPr>
        </w:r>
        <w:r w:rsidR="007A109C">
          <w:rPr>
            <w:noProof/>
            <w:webHidden/>
          </w:rPr>
          <w:fldChar w:fldCharType="separate"/>
        </w:r>
        <w:r w:rsidR="007A109C">
          <w:rPr>
            <w:noProof/>
            <w:webHidden/>
          </w:rPr>
          <w:t>12</w:t>
        </w:r>
        <w:r w:rsidR="007A109C">
          <w:rPr>
            <w:noProof/>
            <w:webHidden/>
          </w:rPr>
          <w:fldChar w:fldCharType="end"/>
        </w:r>
      </w:hyperlink>
    </w:p>
    <w:p w14:paraId="6F92E6D2" w14:textId="77777777" w:rsidR="007A109C" w:rsidRDefault="00F54D91">
      <w:pPr>
        <w:pStyle w:val="TOC2"/>
        <w:tabs>
          <w:tab w:val="left" w:pos="880"/>
          <w:tab w:val="right" w:leader="dot" w:pos="9061"/>
        </w:tabs>
        <w:rPr>
          <w:rFonts w:asciiTheme="minorHAnsi" w:eastAsiaTheme="minorEastAsia" w:hAnsiTheme="minorHAnsi"/>
          <w:noProof/>
          <w:sz w:val="22"/>
          <w:szCs w:val="22"/>
        </w:rPr>
      </w:pPr>
      <w:hyperlink w:anchor="_Toc96691682" w:history="1">
        <w:r w:rsidR="007A109C" w:rsidRPr="004871DF">
          <w:rPr>
            <w:rStyle w:val="Hyperlink"/>
            <w:noProof/>
            <w:lang w:val="en-GB"/>
          </w:rPr>
          <w:t>1.2</w:t>
        </w:r>
        <w:r w:rsidR="007A109C">
          <w:rPr>
            <w:rFonts w:asciiTheme="minorHAnsi" w:eastAsiaTheme="minorEastAsia" w:hAnsiTheme="minorHAnsi"/>
            <w:noProof/>
            <w:sz w:val="22"/>
            <w:szCs w:val="22"/>
          </w:rPr>
          <w:tab/>
        </w:r>
        <w:r w:rsidR="007A109C" w:rsidRPr="004871DF">
          <w:rPr>
            <w:rStyle w:val="Hyperlink"/>
            <w:noProof/>
            <w:lang w:val="en-GB"/>
          </w:rPr>
          <w:t>Các nghiên cứu về mô hình lây lan ASF</w:t>
        </w:r>
        <w:r w:rsidR="007A109C">
          <w:rPr>
            <w:noProof/>
            <w:webHidden/>
          </w:rPr>
          <w:tab/>
        </w:r>
        <w:r w:rsidR="007A109C">
          <w:rPr>
            <w:noProof/>
            <w:webHidden/>
          </w:rPr>
          <w:fldChar w:fldCharType="begin"/>
        </w:r>
        <w:r w:rsidR="007A109C">
          <w:rPr>
            <w:noProof/>
            <w:webHidden/>
          </w:rPr>
          <w:instrText xml:space="preserve"> PAGEREF _Toc96691682 \h </w:instrText>
        </w:r>
        <w:r w:rsidR="007A109C">
          <w:rPr>
            <w:noProof/>
            <w:webHidden/>
          </w:rPr>
        </w:r>
        <w:r w:rsidR="007A109C">
          <w:rPr>
            <w:noProof/>
            <w:webHidden/>
          </w:rPr>
          <w:fldChar w:fldCharType="separate"/>
        </w:r>
        <w:r w:rsidR="007A109C">
          <w:rPr>
            <w:noProof/>
            <w:webHidden/>
          </w:rPr>
          <w:t>13</w:t>
        </w:r>
        <w:r w:rsidR="007A109C">
          <w:rPr>
            <w:noProof/>
            <w:webHidden/>
          </w:rPr>
          <w:fldChar w:fldCharType="end"/>
        </w:r>
      </w:hyperlink>
    </w:p>
    <w:p w14:paraId="71ADF747" w14:textId="77777777" w:rsidR="007A109C" w:rsidRDefault="00F54D91">
      <w:pPr>
        <w:pStyle w:val="TOC3"/>
        <w:tabs>
          <w:tab w:val="left" w:pos="1540"/>
          <w:tab w:val="right" w:leader="dot" w:pos="9061"/>
        </w:tabs>
        <w:rPr>
          <w:rFonts w:asciiTheme="minorHAnsi" w:eastAsiaTheme="minorEastAsia" w:hAnsiTheme="minorHAnsi"/>
          <w:noProof/>
          <w:sz w:val="22"/>
          <w:szCs w:val="22"/>
        </w:rPr>
      </w:pPr>
      <w:hyperlink w:anchor="_Toc96691683" w:history="1">
        <w:r w:rsidR="007A109C" w:rsidRPr="004871DF">
          <w:rPr>
            <w:rStyle w:val="Hyperlink"/>
            <w:noProof/>
          </w:rPr>
          <w:t>1.2.1</w:t>
        </w:r>
        <w:r w:rsidR="007A109C">
          <w:rPr>
            <w:rFonts w:asciiTheme="minorHAnsi" w:eastAsiaTheme="minorEastAsia" w:hAnsiTheme="minorHAnsi"/>
            <w:noProof/>
            <w:sz w:val="22"/>
            <w:szCs w:val="22"/>
          </w:rPr>
          <w:tab/>
        </w:r>
        <w:r w:rsidR="007A109C" w:rsidRPr="004871DF">
          <w:rPr>
            <w:rStyle w:val="Hyperlink"/>
            <w:noProof/>
            <w:shd w:val="clear" w:color="auto" w:fill="FFFFFF"/>
          </w:rPr>
          <w:t>Tổng quan</w:t>
        </w:r>
        <w:r w:rsidR="007A109C">
          <w:rPr>
            <w:noProof/>
            <w:webHidden/>
          </w:rPr>
          <w:tab/>
        </w:r>
        <w:r w:rsidR="007A109C">
          <w:rPr>
            <w:noProof/>
            <w:webHidden/>
          </w:rPr>
          <w:fldChar w:fldCharType="begin"/>
        </w:r>
        <w:r w:rsidR="007A109C">
          <w:rPr>
            <w:noProof/>
            <w:webHidden/>
          </w:rPr>
          <w:instrText xml:space="preserve"> PAGEREF _Toc96691683 \h </w:instrText>
        </w:r>
        <w:r w:rsidR="007A109C">
          <w:rPr>
            <w:noProof/>
            <w:webHidden/>
          </w:rPr>
        </w:r>
        <w:r w:rsidR="007A109C">
          <w:rPr>
            <w:noProof/>
            <w:webHidden/>
          </w:rPr>
          <w:fldChar w:fldCharType="separate"/>
        </w:r>
        <w:r w:rsidR="007A109C">
          <w:rPr>
            <w:noProof/>
            <w:webHidden/>
          </w:rPr>
          <w:t>13</w:t>
        </w:r>
        <w:r w:rsidR="007A109C">
          <w:rPr>
            <w:noProof/>
            <w:webHidden/>
          </w:rPr>
          <w:fldChar w:fldCharType="end"/>
        </w:r>
      </w:hyperlink>
    </w:p>
    <w:p w14:paraId="39F45BB3" w14:textId="77777777" w:rsidR="007A109C" w:rsidRDefault="00F54D91">
      <w:pPr>
        <w:pStyle w:val="TOC3"/>
        <w:tabs>
          <w:tab w:val="left" w:pos="1540"/>
          <w:tab w:val="right" w:leader="dot" w:pos="9061"/>
        </w:tabs>
        <w:rPr>
          <w:rFonts w:asciiTheme="minorHAnsi" w:eastAsiaTheme="minorEastAsia" w:hAnsiTheme="minorHAnsi"/>
          <w:noProof/>
          <w:sz w:val="22"/>
          <w:szCs w:val="22"/>
        </w:rPr>
      </w:pPr>
      <w:hyperlink w:anchor="_Toc96691684" w:history="1">
        <w:r w:rsidR="007A109C" w:rsidRPr="004871DF">
          <w:rPr>
            <w:rStyle w:val="Hyperlink"/>
            <w:noProof/>
          </w:rPr>
          <w:t>1.2.2</w:t>
        </w:r>
        <w:r w:rsidR="007A109C">
          <w:rPr>
            <w:rFonts w:asciiTheme="minorHAnsi" w:eastAsiaTheme="minorEastAsia" w:hAnsiTheme="minorHAnsi"/>
            <w:noProof/>
            <w:sz w:val="22"/>
            <w:szCs w:val="22"/>
          </w:rPr>
          <w:tab/>
        </w:r>
        <w:r w:rsidR="007A109C" w:rsidRPr="004871DF">
          <w:rPr>
            <w:rStyle w:val="Hyperlink"/>
            <w:noProof/>
            <w:shd w:val="clear" w:color="auto" w:fill="FFFFFF"/>
          </w:rPr>
          <w:t>Định hướng cho đề tài</w:t>
        </w:r>
        <w:r w:rsidR="007A109C">
          <w:rPr>
            <w:noProof/>
            <w:webHidden/>
          </w:rPr>
          <w:tab/>
        </w:r>
        <w:r w:rsidR="007A109C">
          <w:rPr>
            <w:noProof/>
            <w:webHidden/>
          </w:rPr>
          <w:fldChar w:fldCharType="begin"/>
        </w:r>
        <w:r w:rsidR="007A109C">
          <w:rPr>
            <w:noProof/>
            <w:webHidden/>
          </w:rPr>
          <w:instrText xml:space="preserve"> PAGEREF _Toc96691684 \h </w:instrText>
        </w:r>
        <w:r w:rsidR="007A109C">
          <w:rPr>
            <w:noProof/>
            <w:webHidden/>
          </w:rPr>
        </w:r>
        <w:r w:rsidR="007A109C">
          <w:rPr>
            <w:noProof/>
            <w:webHidden/>
          </w:rPr>
          <w:fldChar w:fldCharType="separate"/>
        </w:r>
        <w:r w:rsidR="007A109C">
          <w:rPr>
            <w:noProof/>
            <w:webHidden/>
          </w:rPr>
          <w:t>15</w:t>
        </w:r>
        <w:r w:rsidR="007A109C">
          <w:rPr>
            <w:noProof/>
            <w:webHidden/>
          </w:rPr>
          <w:fldChar w:fldCharType="end"/>
        </w:r>
      </w:hyperlink>
    </w:p>
    <w:p w14:paraId="6E6EB412" w14:textId="77777777" w:rsidR="007A109C" w:rsidRDefault="00F54D91">
      <w:pPr>
        <w:pStyle w:val="TOC3"/>
        <w:tabs>
          <w:tab w:val="left" w:pos="1540"/>
          <w:tab w:val="right" w:leader="dot" w:pos="9061"/>
        </w:tabs>
        <w:rPr>
          <w:rFonts w:asciiTheme="minorHAnsi" w:eastAsiaTheme="minorEastAsia" w:hAnsiTheme="minorHAnsi"/>
          <w:noProof/>
          <w:sz w:val="22"/>
          <w:szCs w:val="22"/>
        </w:rPr>
      </w:pPr>
      <w:hyperlink w:anchor="_Toc96691685" w:history="1">
        <w:r w:rsidR="007A109C" w:rsidRPr="004871DF">
          <w:rPr>
            <w:rStyle w:val="Hyperlink"/>
            <w:noProof/>
          </w:rPr>
          <w:t>1.2.3</w:t>
        </w:r>
        <w:r w:rsidR="007A109C">
          <w:rPr>
            <w:rFonts w:asciiTheme="minorHAnsi" w:eastAsiaTheme="minorEastAsia" w:hAnsiTheme="minorHAnsi"/>
            <w:noProof/>
            <w:sz w:val="22"/>
            <w:szCs w:val="22"/>
          </w:rPr>
          <w:tab/>
        </w:r>
        <w:r w:rsidR="007A109C" w:rsidRPr="004871DF">
          <w:rPr>
            <w:rStyle w:val="Hyperlink"/>
            <w:noProof/>
            <w:shd w:val="clear" w:color="auto" w:fill="FFFFFF"/>
          </w:rPr>
          <w:t>Tổng quan các mô hình có chung hướng đi</w:t>
        </w:r>
        <w:r w:rsidR="007A109C">
          <w:rPr>
            <w:noProof/>
            <w:webHidden/>
          </w:rPr>
          <w:tab/>
        </w:r>
        <w:r w:rsidR="007A109C">
          <w:rPr>
            <w:noProof/>
            <w:webHidden/>
          </w:rPr>
          <w:fldChar w:fldCharType="begin"/>
        </w:r>
        <w:r w:rsidR="007A109C">
          <w:rPr>
            <w:noProof/>
            <w:webHidden/>
          </w:rPr>
          <w:instrText xml:space="preserve"> PAGEREF _Toc96691685 \h </w:instrText>
        </w:r>
        <w:r w:rsidR="007A109C">
          <w:rPr>
            <w:noProof/>
            <w:webHidden/>
          </w:rPr>
        </w:r>
        <w:r w:rsidR="007A109C">
          <w:rPr>
            <w:noProof/>
            <w:webHidden/>
          </w:rPr>
          <w:fldChar w:fldCharType="separate"/>
        </w:r>
        <w:r w:rsidR="007A109C">
          <w:rPr>
            <w:noProof/>
            <w:webHidden/>
          </w:rPr>
          <w:t>15</w:t>
        </w:r>
        <w:r w:rsidR="007A109C">
          <w:rPr>
            <w:noProof/>
            <w:webHidden/>
          </w:rPr>
          <w:fldChar w:fldCharType="end"/>
        </w:r>
      </w:hyperlink>
    </w:p>
    <w:p w14:paraId="27FF12C6" w14:textId="77777777" w:rsidR="007A109C" w:rsidRDefault="00F54D91">
      <w:pPr>
        <w:pStyle w:val="TOC3"/>
        <w:tabs>
          <w:tab w:val="left" w:pos="1540"/>
          <w:tab w:val="right" w:leader="dot" w:pos="9061"/>
        </w:tabs>
        <w:rPr>
          <w:rFonts w:asciiTheme="minorHAnsi" w:eastAsiaTheme="minorEastAsia" w:hAnsiTheme="minorHAnsi"/>
          <w:noProof/>
          <w:sz w:val="22"/>
          <w:szCs w:val="22"/>
        </w:rPr>
      </w:pPr>
      <w:hyperlink w:anchor="_Toc96691686" w:history="1">
        <w:r w:rsidR="007A109C" w:rsidRPr="004871DF">
          <w:rPr>
            <w:rStyle w:val="Hyperlink"/>
            <w:noProof/>
          </w:rPr>
          <w:t>1.2.4</w:t>
        </w:r>
        <w:r w:rsidR="007A109C">
          <w:rPr>
            <w:rFonts w:asciiTheme="minorHAnsi" w:eastAsiaTheme="minorEastAsia" w:hAnsiTheme="minorHAnsi"/>
            <w:noProof/>
            <w:sz w:val="22"/>
            <w:szCs w:val="22"/>
          </w:rPr>
          <w:tab/>
        </w:r>
        <w:r w:rsidR="007A109C" w:rsidRPr="004871DF">
          <w:rPr>
            <w:rStyle w:val="Hyperlink"/>
            <w:noProof/>
            <w:shd w:val="clear" w:color="auto" w:fill="FFFFFF"/>
          </w:rPr>
          <w:t>Định hướng triển khai</w:t>
        </w:r>
        <w:r w:rsidR="007A109C">
          <w:rPr>
            <w:noProof/>
            <w:webHidden/>
          </w:rPr>
          <w:tab/>
        </w:r>
        <w:r w:rsidR="007A109C">
          <w:rPr>
            <w:noProof/>
            <w:webHidden/>
          </w:rPr>
          <w:fldChar w:fldCharType="begin"/>
        </w:r>
        <w:r w:rsidR="007A109C">
          <w:rPr>
            <w:noProof/>
            <w:webHidden/>
          </w:rPr>
          <w:instrText xml:space="preserve"> PAGEREF _Toc96691686 \h </w:instrText>
        </w:r>
        <w:r w:rsidR="007A109C">
          <w:rPr>
            <w:noProof/>
            <w:webHidden/>
          </w:rPr>
        </w:r>
        <w:r w:rsidR="007A109C">
          <w:rPr>
            <w:noProof/>
            <w:webHidden/>
          </w:rPr>
          <w:fldChar w:fldCharType="separate"/>
        </w:r>
        <w:r w:rsidR="007A109C">
          <w:rPr>
            <w:noProof/>
            <w:webHidden/>
          </w:rPr>
          <w:t>16</w:t>
        </w:r>
        <w:r w:rsidR="007A109C">
          <w:rPr>
            <w:noProof/>
            <w:webHidden/>
          </w:rPr>
          <w:fldChar w:fldCharType="end"/>
        </w:r>
      </w:hyperlink>
    </w:p>
    <w:p w14:paraId="7F7FEFB2" w14:textId="77777777" w:rsidR="007A109C" w:rsidRDefault="00F54D91">
      <w:pPr>
        <w:pStyle w:val="TOC1"/>
        <w:tabs>
          <w:tab w:val="left" w:pos="1540"/>
          <w:tab w:val="right" w:leader="dot" w:pos="9061"/>
        </w:tabs>
        <w:rPr>
          <w:rFonts w:asciiTheme="minorHAnsi" w:eastAsiaTheme="minorEastAsia" w:hAnsiTheme="minorHAnsi"/>
          <w:noProof/>
          <w:sz w:val="22"/>
          <w:szCs w:val="22"/>
        </w:rPr>
      </w:pPr>
      <w:hyperlink w:anchor="_Toc96691687" w:history="1">
        <w:r w:rsidR="007A109C" w:rsidRPr="004871DF">
          <w:rPr>
            <w:rStyle w:val="Hyperlink"/>
            <w:noProof/>
          </w:rPr>
          <w:t>Chương 2.</w:t>
        </w:r>
        <w:r w:rsidR="007A109C">
          <w:rPr>
            <w:rFonts w:asciiTheme="minorHAnsi" w:eastAsiaTheme="minorEastAsia" w:hAnsiTheme="minorHAnsi"/>
            <w:noProof/>
            <w:sz w:val="22"/>
            <w:szCs w:val="22"/>
          </w:rPr>
          <w:tab/>
        </w:r>
        <w:r w:rsidR="007A109C" w:rsidRPr="004871DF">
          <w:rPr>
            <w:rStyle w:val="Hyperlink"/>
            <w:noProof/>
          </w:rPr>
          <w:t>MÔ HÌNH NAADSM VÀ CÁC CÔNG CỤ HỖ TRỢ</w:t>
        </w:r>
        <w:r w:rsidR="007A109C">
          <w:rPr>
            <w:noProof/>
            <w:webHidden/>
          </w:rPr>
          <w:tab/>
        </w:r>
        <w:r w:rsidR="007A109C">
          <w:rPr>
            <w:noProof/>
            <w:webHidden/>
          </w:rPr>
          <w:fldChar w:fldCharType="begin"/>
        </w:r>
        <w:r w:rsidR="007A109C">
          <w:rPr>
            <w:noProof/>
            <w:webHidden/>
          </w:rPr>
          <w:instrText xml:space="preserve"> PAGEREF _Toc96691687 \h </w:instrText>
        </w:r>
        <w:r w:rsidR="007A109C">
          <w:rPr>
            <w:noProof/>
            <w:webHidden/>
          </w:rPr>
        </w:r>
        <w:r w:rsidR="007A109C">
          <w:rPr>
            <w:noProof/>
            <w:webHidden/>
          </w:rPr>
          <w:fldChar w:fldCharType="separate"/>
        </w:r>
        <w:r w:rsidR="007A109C">
          <w:rPr>
            <w:noProof/>
            <w:webHidden/>
          </w:rPr>
          <w:t>17</w:t>
        </w:r>
        <w:r w:rsidR="007A109C">
          <w:rPr>
            <w:noProof/>
            <w:webHidden/>
          </w:rPr>
          <w:fldChar w:fldCharType="end"/>
        </w:r>
      </w:hyperlink>
    </w:p>
    <w:p w14:paraId="6A1B8196" w14:textId="77777777" w:rsidR="007A109C" w:rsidRDefault="00F54D91">
      <w:pPr>
        <w:pStyle w:val="TOC2"/>
        <w:tabs>
          <w:tab w:val="left" w:pos="880"/>
          <w:tab w:val="right" w:leader="dot" w:pos="9061"/>
        </w:tabs>
        <w:rPr>
          <w:rFonts w:asciiTheme="minorHAnsi" w:eastAsiaTheme="minorEastAsia" w:hAnsiTheme="minorHAnsi"/>
          <w:noProof/>
          <w:sz w:val="22"/>
          <w:szCs w:val="22"/>
        </w:rPr>
      </w:pPr>
      <w:hyperlink w:anchor="_Toc96691688" w:history="1">
        <w:r w:rsidR="007A109C" w:rsidRPr="004871DF">
          <w:rPr>
            <w:rStyle w:val="Hyperlink"/>
            <w:noProof/>
            <w:lang w:val="en-GB"/>
          </w:rPr>
          <w:t>2.1</w:t>
        </w:r>
        <w:r w:rsidR="007A109C">
          <w:rPr>
            <w:rFonts w:asciiTheme="minorHAnsi" w:eastAsiaTheme="minorEastAsia" w:hAnsiTheme="minorHAnsi"/>
            <w:noProof/>
            <w:sz w:val="22"/>
            <w:szCs w:val="22"/>
          </w:rPr>
          <w:tab/>
        </w:r>
        <w:r w:rsidR="007A109C" w:rsidRPr="004871DF">
          <w:rPr>
            <w:rStyle w:val="Hyperlink"/>
            <w:noProof/>
            <w:lang w:val="en-GB"/>
          </w:rPr>
          <w:t>Mô hình NAADSM</w:t>
        </w:r>
        <w:r w:rsidR="007A109C">
          <w:rPr>
            <w:noProof/>
            <w:webHidden/>
          </w:rPr>
          <w:tab/>
        </w:r>
        <w:r w:rsidR="007A109C">
          <w:rPr>
            <w:noProof/>
            <w:webHidden/>
          </w:rPr>
          <w:fldChar w:fldCharType="begin"/>
        </w:r>
        <w:r w:rsidR="007A109C">
          <w:rPr>
            <w:noProof/>
            <w:webHidden/>
          </w:rPr>
          <w:instrText xml:space="preserve"> PAGEREF _Toc96691688 \h </w:instrText>
        </w:r>
        <w:r w:rsidR="007A109C">
          <w:rPr>
            <w:noProof/>
            <w:webHidden/>
          </w:rPr>
        </w:r>
        <w:r w:rsidR="007A109C">
          <w:rPr>
            <w:noProof/>
            <w:webHidden/>
          </w:rPr>
          <w:fldChar w:fldCharType="separate"/>
        </w:r>
        <w:r w:rsidR="007A109C">
          <w:rPr>
            <w:noProof/>
            <w:webHidden/>
          </w:rPr>
          <w:t>17</w:t>
        </w:r>
        <w:r w:rsidR="007A109C">
          <w:rPr>
            <w:noProof/>
            <w:webHidden/>
          </w:rPr>
          <w:fldChar w:fldCharType="end"/>
        </w:r>
      </w:hyperlink>
    </w:p>
    <w:p w14:paraId="3C47567F" w14:textId="77777777" w:rsidR="007A109C" w:rsidRDefault="00F54D91">
      <w:pPr>
        <w:pStyle w:val="TOC3"/>
        <w:tabs>
          <w:tab w:val="left" w:pos="1540"/>
          <w:tab w:val="right" w:leader="dot" w:pos="9061"/>
        </w:tabs>
        <w:rPr>
          <w:rFonts w:asciiTheme="minorHAnsi" w:eastAsiaTheme="minorEastAsia" w:hAnsiTheme="minorHAnsi"/>
          <w:noProof/>
          <w:sz w:val="22"/>
          <w:szCs w:val="22"/>
        </w:rPr>
      </w:pPr>
      <w:hyperlink w:anchor="_Toc96691689" w:history="1">
        <w:r w:rsidR="007A109C" w:rsidRPr="004871DF">
          <w:rPr>
            <w:rStyle w:val="Hyperlink"/>
            <w:rFonts w:eastAsia="Times New Roman"/>
            <w:noProof/>
          </w:rPr>
          <w:t>2.1.1</w:t>
        </w:r>
        <w:r w:rsidR="007A109C">
          <w:rPr>
            <w:rFonts w:asciiTheme="minorHAnsi" w:eastAsiaTheme="minorEastAsia" w:hAnsiTheme="minorHAnsi"/>
            <w:noProof/>
            <w:sz w:val="22"/>
            <w:szCs w:val="22"/>
          </w:rPr>
          <w:tab/>
        </w:r>
        <w:r w:rsidR="007A109C" w:rsidRPr="004871DF">
          <w:rPr>
            <w:rStyle w:val="Hyperlink"/>
            <w:rFonts w:eastAsia="Times New Roman"/>
            <w:noProof/>
            <w:shd w:val="clear" w:color="auto" w:fill="FFFFFF"/>
          </w:rPr>
          <w:t>Tổng quan về mô hình NAADSM</w:t>
        </w:r>
        <w:r w:rsidR="007A109C">
          <w:rPr>
            <w:noProof/>
            <w:webHidden/>
          </w:rPr>
          <w:tab/>
        </w:r>
        <w:r w:rsidR="007A109C">
          <w:rPr>
            <w:noProof/>
            <w:webHidden/>
          </w:rPr>
          <w:fldChar w:fldCharType="begin"/>
        </w:r>
        <w:r w:rsidR="007A109C">
          <w:rPr>
            <w:noProof/>
            <w:webHidden/>
          </w:rPr>
          <w:instrText xml:space="preserve"> PAGEREF _Toc96691689 \h </w:instrText>
        </w:r>
        <w:r w:rsidR="007A109C">
          <w:rPr>
            <w:noProof/>
            <w:webHidden/>
          </w:rPr>
        </w:r>
        <w:r w:rsidR="007A109C">
          <w:rPr>
            <w:noProof/>
            <w:webHidden/>
          </w:rPr>
          <w:fldChar w:fldCharType="separate"/>
        </w:r>
        <w:r w:rsidR="007A109C">
          <w:rPr>
            <w:noProof/>
            <w:webHidden/>
          </w:rPr>
          <w:t>17</w:t>
        </w:r>
        <w:r w:rsidR="007A109C">
          <w:rPr>
            <w:noProof/>
            <w:webHidden/>
          </w:rPr>
          <w:fldChar w:fldCharType="end"/>
        </w:r>
      </w:hyperlink>
    </w:p>
    <w:p w14:paraId="17CE1B68" w14:textId="77777777" w:rsidR="007A109C" w:rsidRDefault="00F54D91">
      <w:pPr>
        <w:pStyle w:val="TOC3"/>
        <w:tabs>
          <w:tab w:val="left" w:pos="1540"/>
          <w:tab w:val="right" w:leader="dot" w:pos="9061"/>
        </w:tabs>
        <w:rPr>
          <w:rFonts w:asciiTheme="minorHAnsi" w:eastAsiaTheme="minorEastAsia" w:hAnsiTheme="minorHAnsi"/>
          <w:noProof/>
          <w:sz w:val="22"/>
          <w:szCs w:val="22"/>
        </w:rPr>
      </w:pPr>
      <w:hyperlink w:anchor="_Toc96691690" w:history="1">
        <w:r w:rsidR="007A109C" w:rsidRPr="004871DF">
          <w:rPr>
            <w:rStyle w:val="Hyperlink"/>
            <w:rFonts w:eastAsia="Times New Roman"/>
            <w:noProof/>
          </w:rPr>
          <w:t>2.1.2</w:t>
        </w:r>
        <w:r w:rsidR="007A109C">
          <w:rPr>
            <w:rFonts w:asciiTheme="minorHAnsi" w:eastAsiaTheme="minorEastAsia" w:hAnsiTheme="minorHAnsi"/>
            <w:noProof/>
            <w:sz w:val="22"/>
            <w:szCs w:val="22"/>
          </w:rPr>
          <w:tab/>
        </w:r>
        <w:r w:rsidR="007A109C" w:rsidRPr="004871DF">
          <w:rPr>
            <w:rStyle w:val="Hyperlink"/>
            <w:rFonts w:eastAsia="Times New Roman"/>
            <w:noProof/>
            <w:shd w:val="clear" w:color="auto" w:fill="FFFFFF"/>
          </w:rPr>
          <w:t>Các hình thức lây truyền dịch bệnh</w:t>
        </w:r>
        <w:r w:rsidR="007A109C">
          <w:rPr>
            <w:noProof/>
            <w:webHidden/>
          </w:rPr>
          <w:tab/>
        </w:r>
        <w:r w:rsidR="007A109C">
          <w:rPr>
            <w:noProof/>
            <w:webHidden/>
          </w:rPr>
          <w:fldChar w:fldCharType="begin"/>
        </w:r>
        <w:r w:rsidR="007A109C">
          <w:rPr>
            <w:noProof/>
            <w:webHidden/>
          </w:rPr>
          <w:instrText xml:space="preserve"> PAGEREF _Toc96691690 \h </w:instrText>
        </w:r>
        <w:r w:rsidR="007A109C">
          <w:rPr>
            <w:noProof/>
            <w:webHidden/>
          </w:rPr>
        </w:r>
        <w:r w:rsidR="007A109C">
          <w:rPr>
            <w:noProof/>
            <w:webHidden/>
          </w:rPr>
          <w:fldChar w:fldCharType="separate"/>
        </w:r>
        <w:r w:rsidR="007A109C">
          <w:rPr>
            <w:noProof/>
            <w:webHidden/>
          </w:rPr>
          <w:t>17</w:t>
        </w:r>
        <w:r w:rsidR="007A109C">
          <w:rPr>
            <w:noProof/>
            <w:webHidden/>
          </w:rPr>
          <w:fldChar w:fldCharType="end"/>
        </w:r>
      </w:hyperlink>
    </w:p>
    <w:p w14:paraId="58FE3361" w14:textId="77777777" w:rsidR="007A109C" w:rsidRDefault="00F54D91">
      <w:pPr>
        <w:pStyle w:val="TOC3"/>
        <w:tabs>
          <w:tab w:val="left" w:pos="1540"/>
          <w:tab w:val="right" w:leader="dot" w:pos="9061"/>
        </w:tabs>
        <w:rPr>
          <w:rFonts w:asciiTheme="minorHAnsi" w:eastAsiaTheme="minorEastAsia" w:hAnsiTheme="minorHAnsi"/>
          <w:noProof/>
          <w:sz w:val="22"/>
          <w:szCs w:val="22"/>
        </w:rPr>
      </w:pPr>
      <w:hyperlink w:anchor="_Toc96691691" w:history="1">
        <w:r w:rsidR="007A109C" w:rsidRPr="004871DF">
          <w:rPr>
            <w:rStyle w:val="Hyperlink"/>
            <w:noProof/>
          </w:rPr>
          <w:t>2.1.3</w:t>
        </w:r>
        <w:r w:rsidR="007A109C">
          <w:rPr>
            <w:rFonts w:asciiTheme="minorHAnsi" w:eastAsiaTheme="minorEastAsia" w:hAnsiTheme="minorHAnsi"/>
            <w:noProof/>
            <w:sz w:val="22"/>
            <w:szCs w:val="22"/>
          </w:rPr>
          <w:tab/>
        </w:r>
        <w:r w:rsidR="007A109C" w:rsidRPr="004871DF">
          <w:rPr>
            <w:rStyle w:val="Hyperlink"/>
            <w:noProof/>
            <w:shd w:val="clear" w:color="auto" w:fill="FFFFFF"/>
          </w:rPr>
          <w:t>Phát hiện bệnh</w:t>
        </w:r>
        <w:r w:rsidR="007A109C">
          <w:rPr>
            <w:noProof/>
            <w:webHidden/>
          </w:rPr>
          <w:tab/>
        </w:r>
        <w:r w:rsidR="007A109C">
          <w:rPr>
            <w:noProof/>
            <w:webHidden/>
          </w:rPr>
          <w:fldChar w:fldCharType="begin"/>
        </w:r>
        <w:r w:rsidR="007A109C">
          <w:rPr>
            <w:noProof/>
            <w:webHidden/>
          </w:rPr>
          <w:instrText xml:space="preserve"> PAGEREF _Toc96691691 \h </w:instrText>
        </w:r>
        <w:r w:rsidR="007A109C">
          <w:rPr>
            <w:noProof/>
            <w:webHidden/>
          </w:rPr>
        </w:r>
        <w:r w:rsidR="007A109C">
          <w:rPr>
            <w:noProof/>
            <w:webHidden/>
          </w:rPr>
          <w:fldChar w:fldCharType="separate"/>
        </w:r>
        <w:r w:rsidR="007A109C">
          <w:rPr>
            <w:noProof/>
            <w:webHidden/>
          </w:rPr>
          <w:t>23</w:t>
        </w:r>
        <w:r w:rsidR="007A109C">
          <w:rPr>
            <w:noProof/>
            <w:webHidden/>
          </w:rPr>
          <w:fldChar w:fldCharType="end"/>
        </w:r>
      </w:hyperlink>
    </w:p>
    <w:p w14:paraId="2B05FED6" w14:textId="77777777" w:rsidR="007A109C" w:rsidRDefault="00F54D91">
      <w:pPr>
        <w:pStyle w:val="TOC3"/>
        <w:tabs>
          <w:tab w:val="left" w:pos="1540"/>
          <w:tab w:val="right" w:leader="dot" w:pos="9061"/>
        </w:tabs>
        <w:rPr>
          <w:rFonts w:asciiTheme="minorHAnsi" w:eastAsiaTheme="minorEastAsia" w:hAnsiTheme="minorHAnsi"/>
          <w:noProof/>
          <w:sz w:val="22"/>
          <w:szCs w:val="22"/>
        </w:rPr>
      </w:pPr>
      <w:hyperlink w:anchor="_Toc96691692" w:history="1">
        <w:r w:rsidR="007A109C" w:rsidRPr="004871DF">
          <w:rPr>
            <w:rStyle w:val="Hyperlink"/>
            <w:noProof/>
          </w:rPr>
          <w:t>2.1.4</w:t>
        </w:r>
        <w:r w:rsidR="007A109C">
          <w:rPr>
            <w:rFonts w:asciiTheme="minorHAnsi" w:eastAsiaTheme="minorEastAsia" w:hAnsiTheme="minorHAnsi"/>
            <w:noProof/>
            <w:sz w:val="22"/>
            <w:szCs w:val="22"/>
          </w:rPr>
          <w:tab/>
        </w:r>
        <w:r w:rsidR="007A109C" w:rsidRPr="004871DF">
          <w:rPr>
            <w:rStyle w:val="Hyperlink"/>
            <w:noProof/>
            <w:shd w:val="clear" w:color="auto" w:fill="FFFFFF"/>
          </w:rPr>
          <w:t>Truy vết</w:t>
        </w:r>
        <w:r w:rsidR="007A109C">
          <w:rPr>
            <w:noProof/>
            <w:webHidden/>
          </w:rPr>
          <w:tab/>
        </w:r>
        <w:r w:rsidR="007A109C">
          <w:rPr>
            <w:noProof/>
            <w:webHidden/>
          </w:rPr>
          <w:fldChar w:fldCharType="begin"/>
        </w:r>
        <w:r w:rsidR="007A109C">
          <w:rPr>
            <w:noProof/>
            <w:webHidden/>
          </w:rPr>
          <w:instrText xml:space="preserve"> PAGEREF _Toc96691692 \h </w:instrText>
        </w:r>
        <w:r w:rsidR="007A109C">
          <w:rPr>
            <w:noProof/>
            <w:webHidden/>
          </w:rPr>
        </w:r>
        <w:r w:rsidR="007A109C">
          <w:rPr>
            <w:noProof/>
            <w:webHidden/>
          </w:rPr>
          <w:fldChar w:fldCharType="separate"/>
        </w:r>
        <w:r w:rsidR="007A109C">
          <w:rPr>
            <w:noProof/>
            <w:webHidden/>
          </w:rPr>
          <w:t>23</w:t>
        </w:r>
        <w:r w:rsidR="007A109C">
          <w:rPr>
            <w:noProof/>
            <w:webHidden/>
          </w:rPr>
          <w:fldChar w:fldCharType="end"/>
        </w:r>
      </w:hyperlink>
    </w:p>
    <w:p w14:paraId="200E0F1E" w14:textId="77777777" w:rsidR="007A109C" w:rsidRDefault="00F54D91">
      <w:pPr>
        <w:pStyle w:val="TOC3"/>
        <w:tabs>
          <w:tab w:val="left" w:pos="1540"/>
          <w:tab w:val="right" w:leader="dot" w:pos="9061"/>
        </w:tabs>
        <w:rPr>
          <w:rFonts w:asciiTheme="minorHAnsi" w:eastAsiaTheme="minorEastAsia" w:hAnsiTheme="minorHAnsi"/>
          <w:noProof/>
          <w:sz w:val="22"/>
          <w:szCs w:val="22"/>
        </w:rPr>
      </w:pPr>
      <w:hyperlink w:anchor="_Toc96691693" w:history="1">
        <w:r w:rsidR="007A109C" w:rsidRPr="004871DF">
          <w:rPr>
            <w:rStyle w:val="Hyperlink"/>
            <w:noProof/>
          </w:rPr>
          <w:t>2.1.5</w:t>
        </w:r>
        <w:r w:rsidR="007A109C">
          <w:rPr>
            <w:rFonts w:asciiTheme="minorHAnsi" w:eastAsiaTheme="minorEastAsia" w:hAnsiTheme="minorHAnsi"/>
            <w:noProof/>
            <w:sz w:val="22"/>
            <w:szCs w:val="22"/>
          </w:rPr>
          <w:tab/>
        </w:r>
        <w:r w:rsidR="007A109C" w:rsidRPr="004871DF">
          <w:rPr>
            <w:rStyle w:val="Hyperlink"/>
            <w:noProof/>
            <w:shd w:val="clear" w:color="auto" w:fill="FFFFFF"/>
          </w:rPr>
          <w:t>Các biện pháp kiểm soát</w:t>
        </w:r>
        <w:r w:rsidR="007A109C">
          <w:rPr>
            <w:noProof/>
            <w:webHidden/>
          </w:rPr>
          <w:tab/>
        </w:r>
        <w:r w:rsidR="007A109C">
          <w:rPr>
            <w:noProof/>
            <w:webHidden/>
          </w:rPr>
          <w:fldChar w:fldCharType="begin"/>
        </w:r>
        <w:r w:rsidR="007A109C">
          <w:rPr>
            <w:noProof/>
            <w:webHidden/>
          </w:rPr>
          <w:instrText xml:space="preserve"> PAGEREF _Toc96691693 \h </w:instrText>
        </w:r>
        <w:r w:rsidR="007A109C">
          <w:rPr>
            <w:noProof/>
            <w:webHidden/>
          </w:rPr>
        </w:r>
        <w:r w:rsidR="007A109C">
          <w:rPr>
            <w:noProof/>
            <w:webHidden/>
          </w:rPr>
          <w:fldChar w:fldCharType="separate"/>
        </w:r>
        <w:r w:rsidR="007A109C">
          <w:rPr>
            <w:noProof/>
            <w:webHidden/>
          </w:rPr>
          <w:t>24</w:t>
        </w:r>
        <w:r w:rsidR="007A109C">
          <w:rPr>
            <w:noProof/>
            <w:webHidden/>
          </w:rPr>
          <w:fldChar w:fldCharType="end"/>
        </w:r>
      </w:hyperlink>
    </w:p>
    <w:p w14:paraId="5666AE4A" w14:textId="77777777" w:rsidR="007A109C" w:rsidRDefault="00F54D91">
      <w:pPr>
        <w:pStyle w:val="TOC2"/>
        <w:tabs>
          <w:tab w:val="left" w:pos="880"/>
          <w:tab w:val="right" w:leader="dot" w:pos="9061"/>
        </w:tabs>
        <w:rPr>
          <w:rFonts w:asciiTheme="minorHAnsi" w:eastAsiaTheme="minorEastAsia" w:hAnsiTheme="minorHAnsi"/>
          <w:noProof/>
          <w:sz w:val="22"/>
          <w:szCs w:val="22"/>
        </w:rPr>
      </w:pPr>
      <w:hyperlink w:anchor="_Toc96691694" w:history="1">
        <w:r w:rsidR="007A109C" w:rsidRPr="004871DF">
          <w:rPr>
            <w:rStyle w:val="Hyperlink"/>
            <w:noProof/>
            <w:lang w:val="en-GB"/>
          </w:rPr>
          <w:t>2.2</w:t>
        </w:r>
        <w:r w:rsidR="007A109C">
          <w:rPr>
            <w:rFonts w:asciiTheme="minorHAnsi" w:eastAsiaTheme="minorEastAsia" w:hAnsiTheme="minorHAnsi"/>
            <w:noProof/>
            <w:sz w:val="22"/>
            <w:szCs w:val="22"/>
          </w:rPr>
          <w:tab/>
        </w:r>
        <w:r w:rsidR="007A109C" w:rsidRPr="004871DF">
          <w:rPr>
            <w:rStyle w:val="Hyperlink"/>
            <w:noProof/>
            <w:lang w:val="en-GB"/>
          </w:rPr>
          <w:t>Các công cụ hỗ trợ</w:t>
        </w:r>
        <w:r w:rsidR="007A109C">
          <w:rPr>
            <w:noProof/>
            <w:webHidden/>
          </w:rPr>
          <w:tab/>
        </w:r>
        <w:r w:rsidR="007A109C">
          <w:rPr>
            <w:noProof/>
            <w:webHidden/>
          </w:rPr>
          <w:fldChar w:fldCharType="begin"/>
        </w:r>
        <w:r w:rsidR="007A109C">
          <w:rPr>
            <w:noProof/>
            <w:webHidden/>
          </w:rPr>
          <w:instrText xml:space="preserve"> PAGEREF _Toc96691694 \h </w:instrText>
        </w:r>
        <w:r w:rsidR="007A109C">
          <w:rPr>
            <w:noProof/>
            <w:webHidden/>
          </w:rPr>
        </w:r>
        <w:r w:rsidR="007A109C">
          <w:rPr>
            <w:noProof/>
            <w:webHidden/>
          </w:rPr>
          <w:fldChar w:fldCharType="separate"/>
        </w:r>
        <w:r w:rsidR="007A109C">
          <w:rPr>
            <w:noProof/>
            <w:webHidden/>
          </w:rPr>
          <w:t>24</w:t>
        </w:r>
        <w:r w:rsidR="007A109C">
          <w:rPr>
            <w:noProof/>
            <w:webHidden/>
          </w:rPr>
          <w:fldChar w:fldCharType="end"/>
        </w:r>
      </w:hyperlink>
    </w:p>
    <w:p w14:paraId="3C393628" w14:textId="77777777" w:rsidR="007A109C" w:rsidRDefault="00F54D91">
      <w:pPr>
        <w:pStyle w:val="TOC3"/>
        <w:tabs>
          <w:tab w:val="left" w:pos="1540"/>
          <w:tab w:val="right" w:leader="dot" w:pos="9061"/>
        </w:tabs>
        <w:rPr>
          <w:rFonts w:asciiTheme="minorHAnsi" w:eastAsiaTheme="minorEastAsia" w:hAnsiTheme="minorHAnsi"/>
          <w:noProof/>
          <w:sz w:val="22"/>
          <w:szCs w:val="22"/>
        </w:rPr>
      </w:pPr>
      <w:hyperlink w:anchor="_Toc96691695" w:history="1">
        <w:r w:rsidR="007A109C" w:rsidRPr="004871DF">
          <w:rPr>
            <w:rStyle w:val="Hyperlink"/>
            <w:noProof/>
            <w:lang w:val="en-GB"/>
          </w:rPr>
          <w:t>2.2.1</w:t>
        </w:r>
        <w:r w:rsidR="007A109C">
          <w:rPr>
            <w:rFonts w:asciiTheme="minorHAnsi" w:eastAsiaTheme="minorEastAsia" w:hAnsiTheme="minorHAnsi"/>
            <w:noProof/>
            <w:sz w:val="22"/>
            <w:szCs w:val="22"/>
          </w:rPr>
          <w:tab/>
        </w:r>
        <w:r w:rsidR="007A109C" w:rsidRPr="004871DF">
          <w:rPr>
            <w:rStyle w:val="Hyperlink"/>
            <w:noProof/>
            <w:lang w:val="en-GB"/>
          </w:rPr>
          <w:t>QGIS</w:t>
        </w:r>
        <w:r w:rsidR="007A109C">
          <w:rPr>
            <w:noProof/>
            <w:webHidden/>
          </w:rPr>
          <w:tab/>
        </w:r>
        <w:r w:rsidR="007A109C">
          <w:rPr>
            <w:noProof/>
            <w:webHidden/>
          </w:rPr>
          <w:fldChar w:fldCharType="begin"/>
        </w:r>
        <w:r w:rsidR="007A109C">
          <w:rPr>
            <w:noProof/>
            <w:webHidden/>
          </w:rPr>
          <w:instrText xml:space="preserve"> PAGEREF _Toc96691695 \h </w:instrText>
        </w:r>
        <w:r w:rsidR="007A109C">
          <w:rPr>
            <w:noProof/>
            <w:webHidden/>
          </w:rPr>
        </w:r>
        <w:r w:rsidR="007A109C">
          <w:rPr>
            <w:noProof/>
            <w:webHidden/>
          </w:rPr>
          <w:fldChar w:fldCharType="separate"/>
        </w:r>
        <w:r w:rsidR="007A109C">
          <w:rPr>
            <w:noProof/>
            <w:webHidden/>
          </w:rPr>
          <w:t>24</w:t>
        </w:r>
        <w:r w:rsidR="007A109C">
          <w:rPr>
            <w:noProof/>
            <w:webHidden/>
          </w:rPr>
          <w:fldChar w:fldCharType="end"/>
        </w:r>
      </w:hyperlink>
    </w:p>
    <w:p w14:paraId="79DF7E3C" w14:textId="77777777" w:rsidR="007A109C" w:rsidRDefault="00F54D91">
      <w:pPr>
        <w:pStyle w:val="TOC3"/>
        <w:tabs>
          <w:tab w:val="left" w:pos="1540"/>
          <w:tab w:val="right" w:leader="dot" w:pos="9061"/>
        </w:tabs>
        <w:rPr>
          <w:rFonts w:asciiTheme="minorHAnsi" w:eastAsiaTheme="minorEastAsia" w:hAnsiTheme="minorHAnsi"/>
          <w:noProof/>
          <w:sz w:val="22"/>
          <w:szCs w:val="22"/>
        </w:rPr>
      </w:pPr>
      <w:hyperlink w:anchor="_Toc96691696" w:history="1">
        <w:r w:rsidR="007A109C" w:rsidRPr="004871DF">
          <w:rPr>
            <w:rStyle w:val="Hyperlink"/>
            <w:noProof/>
            <w:lang w:val="en-GB"/>
          </w:rPr>
          <w:t>2.2.2</w:t>
        </w:r>
        <w:r w:rsidR="007A109C">
          <w:rPr>
            <w:rFonts w:asciiTheme="minorHAnsi" w:eastAsiaTheme="minorEastAsia" w:hAnsiTheme="minorHAnsi"/>
            <w:noProof/>
            <w:sz w:val="22"/>
            <w:szCs w:val="22"/>
          </w:rPr>
          <w:tab/>
        </w:r>
        <w:r w:rsidR="007A109C" w:rsidRPr="004871DF">
          <w:rPr>
            <w:rStyle w:val="Hyperlink"/>
            <w:noProof/>
            <w:lang w:val="en-GB"/>
          </w:rPr>
          <w:t>GAMA</w:t>
        </w:r>
        <w:r w:rsidR="007A109C">
          <w:rPr>
            <w:noProof/>
            <w:webHidden/>
          </w:rPr>
          <w:tab/>
        </w:r>
        <w:r w:rsidR="007A109C">
          <w:rPr>
            <w:noProof/>
            <w:webHidden/>
          </w:rPr>
          <w:fldChar w:fldCharType="begin"/>
        </w:r>
        <w:r w:rsidR="007A109C">
          <w:rPr>
            <w:noProof/>
            <w:webHidden/>
          </w:rPr>
          <w:instrText xml:space="preserve"> PAGEREF _Toc96691696 \h </w:instrText>
        </w:r>
        <w:r w:rsidR="007A109C">
          <w:rPr>
            <w:noProof/>
            <w:webHidden/>
          </w:rPr>
        </w:r>
        <w:r w:rsidR="007A109C">
          <w:rPr>
            <w:noProof/>
            <w:webHidden/>
          </w:rPr>
          <w:fldChar w:fldCharType="separate"/>
        </w:r>
        <w:r w:rsidR="007A109C">
          <w:rPr>
            <w:noProof/>
            <w:webHidden/>
          </w:rPr>
          <w:t>26</w:t>
        </w:r>
        <w:r w:rsidR="007A109C">
          <w:rPr>
            <w:noProof/>
            <w:webHidden/>
          </w:rPr>
          <w:fldChar w:fldCharType="end"/>
        </w:r>
      </w:hyperlink>
    </w:p>
    <w:p w14:paraId="0DFABE9C" w14:textId="77777777" w:rsidR="007A109C" w:rsidRDefault="00F54D91">
      <w:pPr>
        <w:pStyle w:val="TOC1"/>
        <w:tabs>
          <w:tab w:val="left" w:pos="1540"/>
          <w:tab w:val="right" w:leader="dot" w:pos="9061"/>
        </w:tabs>
        <w:rPr>
          <w:rFonts w:asciiTheme="minorHAnsi" w:eastAsiaTheme="minorEastAsia" w:hAnsiTheme="minorHAnsi"/>
          <w:noProof/>
          <w:sz w:val="22"/>
          <w:szCs w:val="22"/>
        </w:rPr>
      </w:pPr>
      <w:hyperlink w:anchor="_Toc96691697" w:history="1">
        <w:r w:rsidR="007A109C" w:rsidRPr="004871DF">
          <w:rPr>
            <w:rStyle w:val="Hyperlink"/>
            <w:noProof/>
            <w:lang w:val="en-GB"/>
          </w:rPr>
          <w:t>Chương 3.</w:t>
        </w:r>
        <w:r w:rsidR="007A109C">
          <w:rPr>
            <w:rFonts w:asciiTheme="minorHAnsi" w:eastAsiaTheme="minorEastAsia" w:hAnsiTheme="minorHAnsi"/>
            <w:noProof/>
            <w:sz w:val="22"/>
            <w:szCs w:val="22"/>
          </w:rPr>
          <w:tab/>
        </w:r>
        <w:r w:rsidR="007A109C" w:rsidRPr="004871DF">
          <w:rPr>
            <w:rStyle w:val="Hyperlink"/>
            <w:noProof/>
            <w:lang w:val="en-GB"/>
          </w:rPr>
          <w:t>XÂY DỰNG MÔ HÌNH MÔ PHỎNG</w:t>
        </w:r>
        <w:r w:rsidR="007A109C">
          <w:rPr>
            <w:noProof/>
            <w:webHidden/>
          </w:rPr>
          <w:tab/>
        </w:r>
        <w:r w:rsidR="007A109C">
          <w:rPr>
            <w:noProof/>
            <w:webHidden/>
          </w:rPr>
          <w:fldChar w:fldCharType="begin"/>
        </w:r>
        <w:r w:rsidR="007A109C">
          <w:rPr>
            <w:noProof/>
            <w:webHidden/>
          </w:rPr>
          <w:instrText xml:space="preserve"> PAGEREF _Toc96691697 \h </w:instrText>
        </w:r>
        <w:r w:rsidR="007A109C">
          <w:rPr>
            <w:noProof/>
            <w:webHidden/>
          </w:rPr>
        </w:r>
        <w:r w:rsidR="007A109C">
          <w:rPr>
            <w:noProof/>
            <w:webHidden/>
          </w:rPr>
          <w:fldChar w:fldCharType="separate"/>
        </w:r>
        <w:r w:rsidR="007A109C">
          <w:rPr>
            <w:noProof/>
            <w:webHidden/>
          </w:rPr>
          <w:t>28</w:t>
        </w:r>
        <w:r w:rsidR="007A109C">
          <w:rPr>
            <w:noProof/>
            <w:webHidden/>
          </w:rPr>
          <w:fldChar w:fldCharType="end"/>
        </w:r>
      </w:hyperlink>
    </w:p>
    <w:p w14:paraId="676F0F0E" w14:textId="77777777" w:rsidR="007A109C" w:rsidRDefault="00F54D91">
      <w:pPr>
        <w:pStyle w:val="TOC2"/>
        <w:tabs>
          <w:tab w:val="left" w:pos="880"/>
          <w:tab w:val="right" w:leader="dot" w:pos="9061"/>
        </w:tabs>
        <w:rPr>
          <w:rFonts w:asciiTheme="minorHAnsi" w:eastAsiaTheme="minorEastAsia" w:hAnsiTheme="minorHAnsi"/>
          <w:noProof/>
          <w:sz w:val="22"/>
          <w:szCs w:val="22"/>
        </w:rPr>
      </w:pPr>
      <w:hyperlink w:anchor="_Toc96691698" w:history="1">
        <w:r w:rsidR="007A109C" w:rsidRPr="004871DF">
          <w:rPr>
            <w:rStyle w:val="Hyperlink"/>
            <w:noProof/>
            <w:lang w:val="en-GB"/>
          </w:rPr>
          <w:t>3.1</w:t>
        </w:r>
        <w:r w:rsidR="007A109C">
          <w:rPr>
            <w:rFonts w:asciiTheme="minorHAnsi" w:eastAsiaTheme="minorEastAsia" w:hAnsiTheme="minorHAnsi"/>
            <w:noProof/>
            <w:sz w:val="22"/>
            <w:szCs w:val="22"/>
          </w:rPr>
          <w:tab/>
        </w:r>
        <w:r w:rsidR="007A109C" w:rsidRPr="004871DF">
          <w:rPr>
            <w:rStyle w:val="Hyperlink"/>
            <w:noProof/>
            <w:lang w:val="en-GB"/>
          </w:rPr>
          <w:t>Tổng quan</w:t>
        </w:r>
        <w:r w:rsidR="007A109C">
          <w:rPr>
            <w:noProof/>
            <w:webHidden/>
          </w:rPr>
          <w:tab/>
        </w:r>
        <w:r w:rsidR="007A109C">
          <w:rPr>
            <w:noProof/>
            <w:webHidden/>
          </w:rPr>
          <w:fldChar w:fldCharType="begin"/>
        </w:r>
        <w:r w:rsidR="007A109C">
          <w:rPr>
            <w:noProof/>
            <w:webHidden/>
          </w:rPr>
          <w:instrText xml:space="preserve"> PAGEREF _Toc96691698 \h </w:instrText>
        </w:r>
        <w:r w:rsidR="007A109C">
          <w:rPr>
            <w:noProof/>
            <w:webHidden/>
          </w:rPr>
        </w:r>
        <w:r w:rsidR="007A109C">
          <w:rPr>
            <w:noProof/>
            <w:webHidden/>
          </w:rPr>
          <w:fldChar w:fldCharType="separate"/>
        </w:r>
        <w:r w:rsidR="007A109C">
          <w:rPr>
            <w:noProof/>
            <w:webHidden/>
          </w:rPr>
          <w:t>28</w:t>
        </w:r>
        <w:r w:rsidR="007A109C">
          <w:rPr>
            <w:noProof/>
            <w:webHidden/>
          </w:rPr>
          <w:fldChar w:fldCharType="end"/>
        </w:r>
      </w:hyperlink>
    </w:p>
    <w:p w14:paraId="2AA1889E" w14:textId="77777777" w:rsidR="007A109C" w:rsidRDefault="00F54D91">
      <w:pPr>
        <w:pStyle w:val="TOC2"/>
        <w:tabs>
          <w:tab w:val="left" w:pos="880"/>
          <w:tab w:val="right" w:leader="dot" w:pos="9061"/>
        </w:tabs>
        <w:rPr>
          <w:rFonts w:asciiTheme="minorHAnsi" w:eastAsiaTheme="minorEastAsia" w:hAnsiTheme="minorHAnsi"/>
          <w:noProof/>
          <w:sz w:val="22"/>
          <w:szCs w:val="22"/>
        </w:rPr>
      </w:pPr>
      <w:hyperlink w:anchor="_Toc96691699" w:history="1">
        <w:r w:rsidR="007A109C" w:rsidRPr="004871DF">
          <w:rPr>
            <w:rStyle w:val="Hyperlink"/>
            <w:noProof/>
            <w:lang w:val="en-GB"/>
          </w:rPr>
          <w:t>3.2</w:t>
        </w:r>
        <w:r w:rsidR="007A109C">
          <w:rPr>
            <w:rFonts w:asciiTheme="minorHAnsi" w:eastAsiaTheme="minorEastAsia" w:hAnsiTheme="minorHAnsi"/>
            <w:noProof/>
            <w:sz w:val="22"/>
            <w:szCs w:val="22"/>
          </w:rPr>
          <w:tab/>
        </w:r>
        <w:r w:rsidR="007A109C" w:rsidRPr="004871DF">
          <w:rPr>
            <w:rStyle w:val="Hyperlink"/>
            <w:noProof/>
            <w:lang w:val="en-GB"/>
          </w:rPr>
          <w:t>Dữ liệu dùng cho mô phỏng</w:t>
        </w:r>
        <w:r w:rsidR="007A109C">
          <w:rPr>
            <w:noProof/>
            <w:webHidden/>
          </w:rPr>
          <w:tab/>
        </w:r>
        <w:r w:rsidR="007A109C">
          <w:rPr>
            <w:noProof/>
            <w:webHidden/>
          </w:rPr>
          <w:fldChar w:fldCharType="begin"/>
        </w:r>
        <w:r w:rsidR="007A109C">
          <w:rPr>
            <w:noProof/>
            <w:webHidden/>
          </w:rPr>
          <w:instrText xml:space="preserve"> PAGEREF _Toc96691699 \h </w:instrText>
        </w:r>
        <w:r w:rsidR="007A109C">
          <w:rPr>
            <w:noProof/>
            <w:webHidden/>
          </w:rPr>
        </w:r>
        <w:r w:rsidR="007A109C">
          <w:rPr>
            <w:noProof/>
            <w:webHidden/>
          </w:rPr>
          <w:fldChar w:fldCharType="separate"/>
        </w:r>
        <w:r w:rsidR="007A109C">
          <w:rPr>
            <w:noProof/>
            <w:webHidden/>
          </w:rPr>
          <w:t>29</w:t>
        </w:r>
        <w:r w:rsidR="007A109C">
          <w:rPr>
            <w:noProof/>
            <w:webHidden/>
          </w:rPr>
          <w:fldChar w:fldCharType="end"/>
        </w:r>
      </w:hyperlink>
    </w:p>
    <w:p w14:paraId="1202EAE5" w14:textId="77777777" w:rsidR="007A109C" w:rsidRDefault="00F54D91">
      <w:pPr>
        <w:pStyle w:val="TOC3"/>
        <w:tabs>
          <w:tab w:val="left" w:pos="1540"/>
          <w:tab w:val="right" w:leader="dot" w:pos="9061"/>
        </w:tabs>
        <w:rPr>
          <w:rFonts w:asciiTheme="minorHAnsi" w:eastAsiaTheme="minorEastAsia" w:hAnsiTheme="minorHAnsi"/>
          <w:noProof/>
          <w:sz w:val="22"/>
          <w:szCs w:val="22"/>
        </w:rPr>
      </w:pPr>
      <w:hyperlink w:anchor="_Toc96691700" w:history="1">
        <w:r w:rsidR="007A109C" w:rsidRPr="004871DF">
          <w:rPr>
            <w:rStyle w:val="Hyperlink"/>
            <w:noProof/>
            <w:lang w:val="en-GB"/>
          </w:rPr>
          <w:t>3.2.1</w:t>
        </w:r>
        <w:r w:rsidR="007A109C">
          <w:rPr>
            <w:rFonts w:asciiTheme="minorHAnsi" w:eastAsiaTheme="minorEastAsia" w:hAnsiTheme="minorHAnsi"/>
            <w:noProof/>
            <w:sz w:val="22"/>
            <w:szCs w:val="22"/>
          </w:rPr>
          <w:tab/>
        </w:r>
        <w:r w:rsidR="007A109C" w:rsidRPr="004871DF">
          <w:rPr>
            <w:rStyle w:val="Hyperlink"/>
            <w:noProof/>
            <w:lang w:val="en-GB"/>
          </w:rPr>
          <w:t>Dữ liệu bản đồ</w:t>
        </w:r>
        <w:r w:rsidR="007A109C">
          <w:rPr>
            <w:noProof/>
            <w:webHidden/>
          </w:rPr>
          <w:tab/>
        </w:r>
        <w:r w:rsidR="007A109C">
          <w:rPr>
            <w:noProof/>
            <w:webHidden/>
          </w:rPr>
          <w:fldChar w:fldCharType="begin"/>
        </w:r>
        <w:r w:rsidR="007A109C">
          <w:rPr>
            <w:noProof/>
            <w:webHidden/>
          </w:rPr>
          <w:instrText xml:space="preserve"> PAGEREF _Toc96691700 \h </w:instrText>
        </w:r>
        <w:r w:rsidR="007A109C">
          <w:rPr>
            <w:noProof/>
            <w:webHidden/>
          </w:rPr>
        </w:r>
        <w:r w:rsidR="007A109C">
          <w:rPr>
            <w:noProof/>
            <w:webHidden/>
          </w:rPr>
          <w:fldChar w:fldCharType="separate"/>
        </w:r>
        <w:r w:rsidR="007A109C">
          <w:rPr>
            <w:noProof/>
            <w:webHidden/>
          </w:rPr>
          <w:t>29</w:t>
        </w:r>
        <w:r w:rsidR="007A109C">
          <w:rPr>
            <w:noProof/>
            <w:webHidden/>
          </w:rPr>
          <w:fldChar w:fldCharType="end"/>
        </w:r>
      </w:hyperlink>
    </w:p>
    <w:p w14:paraId="14FA1056" w14:textId="77777777" w:rsidR="007A109C" w:rsidRDefault="00F54D91">
      <w:pPr>
        <w:pStyle w:val="TOC3"/>
        <w:tabs>
          <w:tab w:val="left" w:pos="1540"/>
          <w:tab w:val="right" w:leader="dot" w:pos="9061"/>
        </w:tabs>
        <w:rPr>
          <w:rFonts w:asciiTheme="minorHAnsi" w:eastAsiaTheme="minorEastAsia" w:hAnsiTheme="minorHAnsi"/>
          <w:noProof/>
          <w:sz w:val="22"/>
          <w:szCs w:val="22"/>
        </w:rPr>
      </w:pPr>
      <w:hyperlink w:anchor="_Toc96691701" w:history="1">
        <w:r w:rsidR="007A109C" w:rsidRPr="004871DF">
          <w:rPr>
            <w:rStyle w:val="Hyperlink"/>
            <w:noProof/>
            <w:lang w:val="en-GB"/>
          </w:rPr>
          <w:t>3.2.2</w:t>
        </w:r>
        <w:r w:rsidR="007A109C">
          <w:rPr>
            <w:rFonts w:asciiTheme="minorHAnsi" w:eastAsiaTheme="minorEastAsia" w:hAnsiTheme="minorHAnsi"/>
            <w:noProof/>
            <w:sz w:val="22"/>
            <w:szCs w:val="22"/>
          </w:rPr>
          <w:tab/>
        </w:r>
        <w:r w:rsidR="007A109C" w:rsidRPr="004871DF">
          <w:rPr>
            <w:rStyle w:val="Hyperlink"/>
            <w:noProof/>
            <w:lang w:val="en-GB"/>
          </w:rPr>
          <w:t>Dữ liệu chăn nuôi</w:t>
        </w:r>
        <w:r w:rsidR="007A109C">
          <w:rPr>
            <w:noProof/>
            <w:webHidden/>
          </w:rPr>
          <w:tab/>
        </w:r>
        <w:r w:rsidR="007A109C">
          <w:rPr>
            <w:noProof/>
            <w:webHidden/>
          </w:rPr>
          <w:fldChar w:fldCharType="begin"/>
        </w:r>
        <w:r w:rsidR="007A109C">
          <w:rPr>
            <w:noProof/>
            <w:webHidden/>
          </w:rPr>
          <w:instrText xml:space="preserve"> PAGEREF _Toc96691701 \h </w:instrText>
        </w:r>
        <w:r w:rsidR="007A109C">
          <w:rPr>
            <w:noProof/>
            <w:webHidden/>
          </w:rPr>
        </w:r>
        <w:r w:rsidR="007A109C">
          <w:rPr>
            <w:noProof/>
            <w:webHidden/>
          </w:rPr>
          <w:fldChar w:fldCharType="separate"/>
        </w:r>
        <w:r w:rsidR="007A109C">
          <w:rPr>
            <w:noProof/>
            <w:webHidden/>
          </w:rPr>
          <w:t>29</w:t>
        </w:r>
        <w:r w:rsidR="007A109C">
          <w:rPr>
            <w:noProof/>
            <w:webHidden/>
          </w:rPr>
          <w:fldChar w:fldCharType="end"/>
        </w:r>
      </w:hyperlink>
    </w:p>
    <w:p w14:paraId="58516F1C" w14:textId="77777777" w:rsidR="007A109C" w:rsidRDefault="00F54D91">
      <w:pPr>
        <w:pStyle w:val="TOC2"/>
        <w:tabs>
          <w:tab w:val="left" w:pos="880"/>
          <w:tab w:val="right" w:leader="dot" w:pos="9061"/>
        </w:tabs>
        <w:rPr>
          <w:rFonts w:asciiTheme="minorHAnsi" w:eastAsiaTheme="minorEastAsia" w:hAnsiTheme="minorHAnsi"/>
          <w:noProof/>
          <w:sz w:val="22"/>
          <w:szCs w:val="22"/>
        </w:rPr>
      </w:pPr>
      <w:hyperlink w:anchor="_Toc96691702" w:history="1">
        <w:r w:rsidR="007A109C" w:rsidRPr="004871DF">
          <w:rPr>
            <w:rStyle w:val="Hyperlink"/>
            <w:noProof/>
            <w:lang w:val="en-GB"/>
          </w:rPr>
          <w:t>3.3</w:t>
        </w:r>
        <w:r w:rsidR="007A109C">
          <w:rPr>
            <w:rFonts w:asciiTheme="minorHAnsi" w:eastAsiaTheme="minorEastAsia" w:hAnsiTheme="minorHAnsi"/>
            <w:noProof/>
            <w:sz w:val="22"/>
            <w:szCs w:val="22"/>
          </w:rPr>
          <w:tab/>
        </w:r>
        <w:r w:rsidR="007A109C" w:rsidRPr="004871DF">
          <w:rPr>
            <w:rStyle w:val="Hyperlink"/>
            <w:noProof/>
            <w:lang w:val="en-GB"/>
          </w:rPr>
          <w:t>Mô hình</w:t>
        </w:r>
        <w:r w:rsidR="007A109C">
          <w:rPr>
            <w:noProof/>
            <w:webHidden/>
          </w:rPr>
          <w:tab/>
        </w:r>
        <w:r w:rsidR="007A109C">
          <w:rPr>
            <w:noProof/>
            <w:webHidden/>
          </w:rPr>
          <w:fldChar w:fldCharType="begin"/>
        </w:r>
        <w:r w:rsidR="007A109C">
          <w:rPr>
            <w:noProof/>
            <w:webHidden/>
          </w:rPr>
          <w:instrText xml:space="preserve"> PAGEREF _Toc96691702 \h </w:instrText>
        </w:r>
        <w:r w:rsidR="007A109C">
          <w:rPr>
            <w:noProof/>
            <w:webHidden/>
          </w:rPr>
        </w:r>
        <w:r w:rsidR="007A109C">
          <w:rPr>
            <w:noProof/>
            <w:webHidden/>
          </w:rPr>
          <w:fldChar w:fldCharType="separate"/>
        </w:r>
        <w:r w:rsidR="007A109C">
          <w:rPr>
            <w:noProof/>
            <w:webHidden/>
          </w:rPr>
          <w:t>31</w:t>
        </w:r>
        <w:r w:rsidR="007A109C">
          <w:rPr>
            <w:noProof/>
            <w:webHidden/>
          </w:rPr>
          <w:fldChar w:fldCharType="end"/>
        </w:r>
      </w:hyperlink>
    </w:p>
    <w:p w14:paraId="47206408" w14:textId="77777777" w:rsidR="007A109C" w:rsidRDefault="00F54D91">
      <w:pPr>
        <w:pStyle w:val="TOC3"/>
        <w:tabs>
          <w:tab w:val="left" w:pos="1540"/>
          <w:tab w:val="right" w:leader="dot" w:pos="9061"/>
        </w:tabs>
        <w:rPr>
          <w:rFonts w:asciiTheme="minorHAnsi" w:eastAsiaTheme="minorEastAsia" w:hAnsiTheme="minorHAnsi"/>
          <w:noProof/>
          <w:sz w:val="22"/>
          <w:szCs w:val="22"/>
        </w:rPr>
      </w:pPr>
      <w:hyperlink w:anchor="_Toc96691703" w:history="1">
        <w:r w:rsidR="007A109C" w:rsidRPr="004871DF">
          <w:rPr>
            <w:rStyle w:val="Hyperlink"/>
            <w:noProof/>
            <w:lang w:val="en-GB"/>
          </w:rPr>
          <w:t>3.3.1</w:t>
        </w:r>
        <w:r w:rsidR="007A109C">
          <w:rPr>
            <w:rFonts w:asciiTheme="minorHAnsi" w:eastAsiaTheme="minorEastAsia" w:hAnsiTheme="minorHAnsi"/>
            <w:noProof/>
            <w:sz w:val="22"/>
            <w:szCs w:val="22"/>
          </w:rPr>
          <w:tab/>
        </w:r>
        <w:r w:rsidR="007A109C" w:rsidRPr="004871DF">
          <w:rPr>
            <w:rStyle w:val="Hyperlink"/>
            <w:noProof/>
            <w:lang w:val="en-GB"/>
          </w:rPr>
          <w:t>Một số khái niệm</w:t>
        </w:r>
        <w:r w:rsidR="007A109C">
          <w:rPr>
            <w:noProof/>
            <w:webHidden/>
          </w:rPr>
          <w:tab/>
        </w:r>
        <w:r w:rsidR="007A109C">
          <w:rPr>
            <w:noProof/>
            <w:webHidden/>
          </w:rPr>
          <w:fldChar w:fldCharType="begin"/>
        </w:r>
        <w:r w:rsidR="007A109C">
          <w:rPr>
            <w:noProof/>
            <w:webHidden/>
          </w:rPr>
          <w:instrText xml:space="preserve"> PAGEREF _Toc96691703 \h </w:instrText>
        </w:r>
        <w:r w:rsidR="007A109C">
          <w:rPr>
            <w:noProof/>
            <w:webHidden/>
          </w:rPr>
        </w:r>
        <w:r w:rsidR="007A109C">
          <w:rPr>
            <w:noProof/>
            <w:webHidden/>
          </w:rPr>
          <w:fldChar w:fldCharType="separate"/>
        </w:r>
        <w:r w:rsidR="007A109C">
          <w:rPr>
            <w:noProof/>
            <w:webHidden/>
          </w:rPr>
          <w:t>31</w:t>
        </w:r>
        <w:r w:rsidR="007A109C">
          <w:rPr>
            <w:noProof/>
            <w:webHidden/>
          </w:rPr>
          <w:fldChar w:fldCharType="end"/>
        </w:r>
      </w:hyperlink>
    </w:p>
    <w:p w14:paraId="40AA5F19" w14:textId="77777777" w:rsidR="007A109C" w:rsidRDefault="00F54D91">
      <w:pPr>
        <w:pStyle w:val="TOC3"/>
        <w:tabs>
          <w:tab w:val="left" w:pos="1540"/>
          <w:tab w:val="right" w:leader="dot" w:pos="9061"/>
        </w:tabs>
        <w:rPr>
          <w:rFonts w:asciiTheme="minorHAnsi" w:eastAsiaTheme="minorEastAsia" w:hAnsiTheme="minorHAnsi"/>
          <w:noProof/>
          <w:sz w:val="22"/>
          <w:szCs w:val="22"/>
        </w:rPr>
      </w:pPr>
      <w:hyperlink w:anchor="_Toc96691704" w:history="1">
        <w:r w:rsidR="007A109C" w:rsidRPr="004871DF">
          <w:rPr>
            <w:rStyle w:val="Hyperlink"/>
            <w:noProof/>
            <w:lang w:val="en-GB"/>
          </w:rPr>
          <w:t>3.3.2</w:t>
        </w:r>
        <w:r w:rsidR="007A109C">
          <w:rPr>
            <w:rFonts w:asciiTheme="minorHAnsi" w:eastAsiaTheme="minorEastAsia" w:hAnsiTheme="minorHAnsi"/>
            <w:noProof/>
            <w:sz w:val="22"/>
            <w:szCs w:val="22"/>
          </w:rPr>
          <w:tab/>
        </w:r>
        <w:r w:rsidR="007A109C" w:rsidRPr="004871DF">
          <w:rPr>
            <w:rStyle w:val="Hyperlink"/>
            <w:noProof/>
            <w:lang w:val="en-GB"/>
          </w:rPr>
          <w:t>Tham số mô hình</w:t>
        </w:r>
        <w:r w:rsidR="007A109C">
          <w:rPr>
            <w:noProof/>
            <w:webHidden/>
          </w:rPr>
          <w:tab/>
        </w:r>
        <w:r w:rsidR="007A109C">
          <w:rPr>
            <w:noProof/>
            <w:webHidden/>
          </w:rPr>
          <w:fldChar w:fldCharType="begin"/>
        </w:r>
        <w:r w:rsidR="007A109C">
          <w:rPr>
            <w:noProof/>
            <w:webHidden/>
          </w:rPr>
          <w:instrText xml:space="preserve"> PAGEREF _Toc96691704 \h </w:instrText>
        </w:r>
        <w:r w:rsidR="007A109C">
          <w:rPr>
            <w:noProof/>
            <w:webHidden/>
          </w:rPr>
        </w:r>
        <w:r w:rsidR="007A109C">
          <w:rPr>
            <w:noProof/>
            <w:webHidden/>
          </w:rPr>
          <w:fldChar w:fldCharType="separate"/>
        </w:r>
        <w:r w:rsidR="007A109C">
          <w:rPr>
            <w:noProof/>
            <w:webHidden/>
          </w:rPr>
          <w:t>33</w:t>
        </w:r>
        <w:r w:rsidR="007A109C">
          <w:rPr>
            <w:noProof/>
            <w:webHidden/>
          </w:rPr>
          <w:fldChar w:fldCharType="end"/>
        </w:r>
      </w:hyperlink>
    </w:p>
    <w:p w14:paraId="630F13E7" w14:textId="77777777" w:rsidR="007A109C" w:rsidRDefault="00F54D91">
      <w:pPr>
        <w:pStyle w:val="TOC3"/>
        <w:tabs>
          <w:tab w:val="left" w:pos="1540"/>
          <w:tab w:val="right" w:leader="dot" w:pos="9061"/>
        </w:tabs>
        <w:rPr>
          <w:rFonts w:asciiTheme="minorHAnsi" w:eastAsiaTheme="minorEastAsia" w:hAnsiTheme="minorHAnsi"/>
          <w:noProof/>
          <w:sz w:val="22"/>
          <w:szCs w:val="22"/>
        </w:rPr>
      </w:pPr>
      <w:hyperlink w:anchor="_Toc96691705" w:history="1">
        <w:r w:rsidR="007A109C" w:rsidRPr="004871DF">
          <w:rPr>
            <w:rStyle w:val="Hyperlink"/>
            <w:noProof/>
            <w:lang w:val="en-GB"/>
          </w:rPr>
          <w:t>3.3.3</w:t>
        </w:r>
        <w:r w:rsidR="007A109C">
          <w:rPr>
            <w:rFonts w:asciiTheme="minorHAnsi" w:eastAsiaTheme="minorEastAsia" w:hAnsiTheme="minorHAnsi"/>
            <w:noProof/>
            <w:sz w:val="22"/>
            <w:szCs w:val="22"/>
          </w:rPr>
          <w:tab/>
        </w:r>
        <w:r w:rsidR="007A109C" w:rsidRPr="004871DF">
          <w:rPr>
            <w:rStyle w:val="Hyperlink"/>
            <w:noProof/>
            <w:lang w:val="en-GB"/>
          </w:rPr>
          <w:t>Lưu đồ</w:t>
        </w:r>
        <w:r w:rsidR="007A109C">
          <w:rPr>
            <w:noProof/>
            <w:webHidden/>
          </w:rPr>
          <w:tab/>
        </w:r>
        <w:r w:rsidR="007A109C">
          <w:rPr>
            <w:noProof/>
            <w:webHidden/>
          </w:rPr>
          <w:fldChar w:fldCharType="begin"/>
        </w:r>
        <w:r w:rsidR="007A109C">
          <w:rPr>
            <w:noProof/>
            <w:webHidden/>
          </w:rPr>
          <w:instrText xml:space="preserve"> PAGEREF _Toc96691705 \h </w:instrText>
        </w:r>
        <w:r w:rsidR="007A109C">
          <w:rPr>
            <w:noProof/>
            <w:webHidden/>
          </w:rPr>
        </w:r>
        <w:r w:rsidR="007A109C">
          <w:rPr>
            <w:noProof/>
            <w:webHidden/>
          </w:rPr>
          <w:fldChar w:fldCharType="separate"/>
        </w:r>
        <w:r w:rsidR="007A109C">
          <w:rPr>
            <w:noProof/>
            <w:webHidden/>
          </w:rPr>
          <w:t>36</w:t>
        </w:r>
        <w:r w:rsidR="007A109C">
          <w:rPr>
            <w:noProof/>
            <w:webHidden/>
          </w:rPr>
          <w:fldChar w:fldCharType="end"/>
        </w:r>
      </w:hyperlink>
    </w:p>
    <w:p w14:paraId="547B6C3E" w14:textId="77777777" w:rsidR="007A109C" w:rsidRDefault="00F54D91">
      <w:pPr>
        <w:pStyle w:val="TOC1"/>
        <w:tabs>
          <w:tab w:val="left" w:pos="1540"/>
          <w:tab w:val="right" w:leader="dot" w:pos="9061"/>
        </w:tabs>
        <w:rPr>
          <w:rFonts w:asciiTheme="minorHAnsi" w:eastAsiaTheme="minorEastAsia" w:hAnsiTheme="minorHAnsi"/>
          <w:noProof/>
          <w:sz w:val="22"/>
          <w:szCs w:val="22"/>
        </w:rPr>
      </w:pPr>
      <w:hyperlink w:anchor="_Toc96691706" w:history="1">
        <w:r w:rsidR="007A109C" w:rsidRPr="004871DF">
          <w:rPr>
            <w:rStyle w:val="Hyperlink"/>
            <w:noProof/>
            <w:lang w:val="en-GB"/>
          </w:rPr>
          <w:t>Chương 4.</w:t>
        </w:r>
        <w:r w:rsidR="007A109C">
          <w:rPr>
            <w:rFonts w:asciiTheme="minorHAnsi" w:eastAsiaTheme="minorEastAsia" w:hAnsiTheme="minorHAnsi"/>
            <w:noProof/>
            <w:sz w:val="22"/>
            <w:szCs w:val="22"/>
          </w:rPr>
          <w:tab/>
        </w:r>
        <w:r w:rsidR="007A109C" w:rsidRPr="004871DF">
          <w:rPr>
            <w:rStyle w:val="Hyperlink"/>
            <w:noProof/>
            <w:lang w:val="en-GB"/>
          </w:rPr>
          <w:t>CÁC KỊCH BẢN MÔ PHỎNG VÀ KẾT QUẢ</w:t>
        </w:r>
        <w:r w:rsidR="007A109C">
          <w:rPr>
            <w:noProof/>
            <w:webHidden/>
          </w:rPr>
          <w:tab/>
        </w:r>
        <w:r w:rsidR="007A109C">
          <w:rPr>
            <w:noProof/>
            <w:webHidden/>
          </w:rPr>
          <w:fldChar w:fldCharType="begin"/>
        </w:r>
        <w:r w:rsidR="007A109C">
          <w:rPr>
            <w:noProof/>
            <w:webHidden/>
          </w:rPr>
          <w:instrText xml:space="preserve"> PAGEREF _Toc96691706 \h </w:instrText>
        </w:r>
        <w:r w:rsidR="007A109C">
          <w:rPr>
            <w:noProof/>
            <w:webHidden/>
          </w:rPr>
        </w:r>
        <w:r w:rsidR="007A109C">
          <w:rPr>
            <w:noProof/>
            <w:webHidden/>
          </w:rPr>
          <w:fldChar w:fldCharType="separate"/>
        </w:r>
        <w:r w:rsidR="007A109C">
          <w:rPr>
            <w:noProof/>
            <w:webHidden/>
          </w:rPr>
          <w:t>39</w:t>
        </w:r>
        <w:r w:rsidR="007A109C">
          <w:rPr>
            <w:noProof/>
            <w:webHidden/>
          </w:rPr>
          <w:fldChar w:fldCharType="end"/>
        </w:r>
      </w:hyperlink>
    </w:p>
    <w:p w14:paraId="1DF472DF" w14:textId="77777777" w:rsidR="007A109C" w:rsidRDefault="00F54D91">
      <w:pPr>
        <w:pStyle w:val="TOC2"/>
        <w:tabs>
          <w:tab w:val="left" w:pos="880"/>
          <w:tab w:val="right" w:leader="dot" w:pos="9061"/>
        </w:tabs>
        <w:rPr>
          <w:rFonts w:asciiTheme="minorHAnsi" w:eastAsiaTheme="minorEastAsia" w:hAnsiTheme="minorHAnsi"/>
          <w:noProof/>
          <w:sz w:val="22"/>
          <w:szCs w:val="22"/>
        </w:rPr>
      </w:pPr>
      <w:hyperlink w:anchor="_Toc96691707" w:history="1">
        <w:r w:rsidR="007A109C" w:rsidRPr="004871DF">
          <w:rPr>
            <w:rStyle w:val="Hyperlink"/>
            <w:noProof/>
            <w:lang w:val="en-GB"/>
          </w:rPr>
          <w:t>4.1</w:t>
        </w:r>
        <w:r w:rsidR="007A109C">
          <w:rPr>
            <w:rFonts w:asciiTheme="minorHAnsi" w:eastAsiaTheme="minorEastAsia" w:hAnsiTheme="minorHAnsi"/>
            <w:noProof/>
            <w:sz w:val="22"/>
            <w:szCs w:val="22"/>
          </w:rPr>
          <w:tab/>
        </w:r>
        <w:r w:rsidR="007A109C" w:rsidRPr="004871DF">
          <w:rPr>
            <w:rStyle w:val="Hyperlink"/>
            <w:noProof/>
            <w:lang w:val="en-GB"/>
          </w:rPr>
          <w:t>Kịch bản cơ sở</w:t>
        </w:r>
        <w:r w:rsidR="007A109C">
          <w:rPr>
            <w:noProof/>
            <w:webHidden/>
          </w:rPr>
          <w:tab/>
        </w:r>
        <w:r w:rsidR="007A109C">
          <w:rPr>
            <w:noProof/>
            <w:webHidden/>
          </w:rPr>
          <w:fldChar w:fldCharType="begin"/>
        </w:r>
        <w:r w:rsidR="007A109C">
          <w:rPr>
            <w:noProof/>
            <w:webHidden/>
          </w:rPr>
          <w:instrText xml:space="preserve"> PAGEREF _Toc96691707 \h </w:instrText>
        </w:r>
        <w:r w:rsidR="007A109C">
          <w:rPr>
            <w:noProof/>
            <w:webHidden/>
          </w:rPr>
        </w:r>
        <w:r w:rsidR="007A109C">
          <w:rPr>
            <w:noProof/>
            <w:webHidden/>
          </w:rPr>
          <w:fldChar w:fldCharType="separate"/>
        </w:r>
        <w:r w:rsidR="007A109C">
          <w:rPr>
            <w:noProof/>
            <w:webHidden/>
          </w:rPr>
          <w:t>39</w:t>
        </w:r>
        <w:r w:rsidR="007A109C">
          <w:rPr>
            <w:noProof/>
            <w:webHidden/>
          </w:rPr>
          <w:fldChar w:fldCharType="end"/>
        </w:r>
      </w:hyperlink>
    </w:p>
    <w:p w14:paraId="45E7A183" w14:textId="77777777" w:rsidR="007A109C" w:rsidRDefault="00F54D91">
      <w:pPr>
        <w:pStyle w:val="TOC2"/>
        <w:tabs>
          <w:tab w:val="left" w:pos="880"/>
          <w:tab w:val="right" w:leader="dot" w:pos="9061"/>
        </w:tabs>
        <w:rPr>
          <w:rFonts w:asciiTheme="minorHAnsi" w:eastAsiaTheme="minorEastAsia" w:hAnsiTheme="minorHAnsi"/>
          <w:noProof/>
          <w:sz w:val="22"/>
          <w:szCs w:val="22"/>
        </w:rPr>
      </w:pPr>
      <w:hyperlink w:anchor="_Toc96691708" w:history="1">
        <w:r w:rsidR="007A109C" w:rsidRPr="004871DF">
          <w:rPr>
            <w:rStyle w:val="Hyperlink"/>
            <w:noProof/>
            <w:lang w:val="en-GB"/>
          </w:rPr>
          <w:t>4.2</w:t>
        </w:r>
        <w:r w:rsidR="007A109C">
          <w:rPr>
            <w:rFonts w:asciiTheme="minorHAnsi" w:eastAsiaTheme="minorEastAsia" w:hAnsiTheme="minorHAnsi"/>
            <w:noProof/>
            <w:sz w:val="22"/>
            <w:szCs w:val="22"/>
          </w:rPr>
          <w:tab/>
        </w:r>
        <w:r w:rsidR="007A109C" w:rsidRPr="004871DF">
          <w:rPr>
            <w:rStyle w:val="Hyperlink"/>
            <w:noProof/>
            <w:lang w:val="en-GB"/>
          </w:rPr>
          <w:t>Loại bỏ tiếp xúc trực tiếp và tiếp xúc của trang trại lớn</w:t>
        </w:r>
        <w:r w:rsidR="007A109C">
          <w:rPr>
            <w:noProof/>
            <w:webHidden/>
          </w:rPr>
          <w:tab/>
        </w:r>
        <w:r w:rsidR="007A109C">
          <w:rPr>
            <w:noProof/>
            <w:webHidden/>
          </w:rPr>
          <w:fldChar w:fldCharType="begin"/>
        </w:r>
        <w:r w:rsidR="007A109C">
          <w:rPr>
            <w:noProof/>
            <w:webHidden/>
          </w:rPr>
          <w:instrText xml:space="preserve"> PAGEREF _Toc96691708 \h </w:instrText>
        </w:r>
        <w:r w:rsidR="007A109C">
          <w:rPr>
            <w:noProof/>
            <w:webHidden/>
          </w:rPr>
        </w:r>
        <w:r w:rsidR="007A109C">
          <w:rPr>
            <w:noProof/>
            <w:webHidden/>
          </w:rPr>
          <w:fldChar w:fldCharType="separate"/>
        </w:r>
        <w:r w:rsidR="007A109C">
          <w:rPr>
            <w:noProof/>
            <w:webHidden/>
          </w:rPr>
          <w:t>40</w:t>
        </w:r>
        <w:r w:rsidR="007A109C">
          <w:rPr>
            <w:noProof/>
            <w:webHidden/>
          </w:rPr>
          <w:fldChar w:fldCharType="end"/>
        </w:r>
      </w:hyperlink>
    </w:p>
    <w:p w14:paraId="622C09E3" w14:textId="77777777" w:rsidR="007A109C" w:rsidRDefault="00F54D91">
      <w:pPr>
        <w:pStyle w:val="TOC2"/>
        <w:tabs>
          <w:tab w:val="left" w:pos="880"/>
          <w:tab w:val="right" w:leader="dot" w:pos="9061"/>
        </w:tabs>
        <w:rPr>
          <w:rFonts w:asciiTheme="minorHAnsi" w:eastAsiaTheme="minorEastAsia" w:hAnsiTheme="minorHAnsi"/>
          <w:noProof/>
          <w:sz w:val="22"/>
          <w:szCs w:val="22"/>
        </w:rPr>
      </w:pPr>
      <w:hyperlink w:anchor="_Toc96691709" w:history="1">
        <w:r w:rsidR="007A109C" w:rsidRPr="004871DF">
          <w:rPr>
            <w:rStyle w:val="Hyperlink"/>
            <w:noProof/>
            <w:lang w:val="en-GB"/>
          </w:rPr>
          <w:t>4.3</w:t>
        </w:r>
        <w:r w:rsidR="007A109C">
          <w:rPr>
            <w:rFonts w:asciiTheme="minorHAnsi" w:eastAsiaTheme="minorEastAsia" w:hAnsiTheme="minorHAnsi"/>
            <w:noProof/>
            <w:sz w:val="22"/>
            <w:szCs w:val="22"/>
          </w:rPr>
          <w:tab/>
        </w:r>
        <w:r w:rsidR="007A109C" w:rsidRPr="004871DF">
          <w:rPr>
            <w:rStyle w:val="Hyperlink"/>
            <w:noProof/>
            <w:lang w:val="en-GB"/>
          </w:rPr>
          <w:t>Hạn chế di chuyển của trang trại bị nhiễm bệnh</w:t>
        </w:r>
        <w:r w:rsidR="007A109C">
          <w:rPr>
            <w:noProof/>
            <w:webHidden/>
          </w:rPr>
          <w:tab/>
        </w:r>
        <w:r w:rsidR="007A109C">
          <w:rPr>
            <w:noProof/>
            <w:webHidden/>
          </w:rPr>
          <w:fldChar w:fldCharType="begin"/>
        </w:r>
        <w:r w:rsidR="007A109C">
          <w:rPr>
            <w:noProof/>
            <w:webHidden/>
          </w:rPr>
          <w:instrText xml:space="preserve"> PAGEREF _Toc96691709 \h </w:instrText>
        </w:r>
        <w:r w:rsidR="007A109C">
          <w:rPr>
            <w:noProof/>
            <w:webHidden/>
          </w:rPr>
        </w:r>
        <w:r w:rsidR="007A109C">
          <w:rPr>
            <w:noProof/>
            <w:webHidden/>
          </w:rPr>
          <w:fldChar w:fldCharType="separate"/>
        </w:r>
        <w:r w:rsidR="007A109C">
          <w:rPr>
            <w:noProof/>
            <w:webHidden/>
          </w:rPr>
          <w:t>41</w:t>
        </w:r>
        <w:r w:rsidR="007A109C">
          <w:rPr>
            <w:noProof/>
            <w:webHidden/>
          </w:rPr>
          <w:fldChar w:fldCharType="end"/>
        </w:r>
      </w:hyperlink>
    </w:p>
    <w:p w14:paraId="4E842780" w14:textId="77777777" w:rsidR="007A109C" w:rsidRDefault="00F54D91">
      <w:pPr>
        <w:pStyle w:val="TOC2"/>
        <w:tabs>
          <w:tab w:val="left" w:pos="880"/>
          <w:tab w:val="right" w:leader="dot" w:pos="9061"/>
        </w:tabs>
        <w:rPr>
          <w:rFonts w:asciiTheme="minorHAnsi" w:eastAsiaTheme="minorEastAsia" w:hAnsiTheme="minorHAnsi"/>
          <w:noProof/>
          <w:sz w:val="22"/>
          <w:szCs w:val="22"/>
        </w:rPr>
      </w:pPr>
      <w:hyperlink w:anchor="_Toc96691710" w:history="1">
        <w:r w:rsidR="007A109C" w:rsidRPr="004871DF">
          <w:rPr>
            <w:rStyle w:val="Hyperlink"/>
            <w:noProof/>
            <w:lang w:val="en-GB"/>
          </w:rPr>
          <w:t>4.4</w:t>
        </w:r>
        <w:r w:rsidR="007A109C">
          <w:rPr>
            <w:rFonts w:asciiTheme="minorHAnsi" w:eastAsiaTheme="minorEastAsia" w:hAnsiTheme="minorHAnsi"/>
            <w:noProof/>
            <w:sz w:val="22"/>
            <w:szCs w:val="22"/>
          </w:rPr>
          <w:tab/>
        </w:r>
        <w:r w:rsidR="007A109C" w:rsidRPr="004871DF">
          <w:rPr>
            <w:rStyle w:val="Hyperlink"/>
            <w:noProof/>
            <w:lang w:val="en-GB"/>
          </w:rPr>
          <w:t>Hạn chế di chuyển của tất cả các trang trại</w:t>
        </w:r>
        <w:r w:rsidR="007A109C">
          <w:rPr>
            <w:noProof/>
            <w:webHidden/>
          </w:rPr>
          <w:tab/>
        </w:r>
        <w:r w:rsidR="007A109C">
          <w:rPr>
            <w:noProof/>
            <w:webHidden/>
          </w:rPr>
          <w:fldChar w:fldCharType="begin"/>
        </w:r>
        <w:r w:rsidR="007A109C">
          <w:rPr>
            <w:noProof/>
            <w:webHidden/>
          </w:rPr>
          <w:instrText xml:space="preserve"> PAGEREF _Toc96691710 \h </w:instrText>
        </w:r>
        <w:r w:rsidR="007A109C">
          <w:rPr>
            <w:noProof/>
            <w:webHidden/>
          </w:rPr>
        </w:r>
        <w:r w:rsidR="007A109C">
          <w:rPr>
            <w:noProof/>
            <w:webHidden/>
          </w:rPr>
          <w:fldChar w:fldCharType="separate"/>
        </w:r>
        <w:r w:rsidR="007A109C">
          <w:rPr>
            <w:noProof/>
            <w:webHidden/>
          </w:rPr>
          <w:t>42</w:t>
        </w:r>
        <w:r w:rsidR="007A109C">
          <w:rPr>
            <w:noProof/>
            <w:webHidden/>
          </w:rPr>
          <w:fldChar w:fldCharType="end"/>
        </w:r>
      </w:hyperlink>
    </w:p>
    <w:p w14:paraId="3EEC31C4" w14:textId="77777777" w:rsidR="007A109C" w:rsidRDefault="00F54D91">
      <w:pPr>
        <w:pStyle w:val="TOC2"/>
        <w:tabs>
          <w:tab w:val="left" w:pos="880"/>
          <w:tab w:val="right" w:leader="dot" w:pos="9061"/>
        </w:tabs>
        <w:rPr>
          <w:rFonts w:asciiTheme="minorHAnsi" w:eastAsiaTheme="minorEastAsia" w:hAnsiTheme="minorHAnsi"/>
          <w:noProof/>
          <w:sz w:val="22"/>
          <w:szCs w:val="22"/>
        </w:rPr>
      </w:pPr>
      <w:hyperlink w:anchor="_Toc96691711" w:history="1">
        <w:r w:rsidR="007A109C" w:rsidRPr="004871DF">
          <w:rPr>
            <w:rStyle w:val="Hyperlink"/>
            <w:noProof/>
            <w:lang w:val="en-GB"/>
          </w:rPr>
          <w:t>4.5</w:t>
        </w:r>
        <w:r w:rsidR="007A109C">
          <w:rPr>
            <w:rFonts w:asciiTheme="minorHAnsi" w:eastAsiaTheme="minorEastAsia" w:hAnsiTheme="minorHAnsi"/>
            <w:noProof/>
            <w:sz w:val="22"/>
            <w:szCs w:val="22"/>
          </w:rPr>
          <w:tab/>
        </w:r>
        <w:r w:rsidR="007A109C" w:rsidRPr="004871DF">
          <w:rPr>
            <w:rStyle w:val="Hyperlink"/>
            <w:noProof/>
            <w:lang w:val="en-GB"/>
          </w:rPr>
          <w:t>Nâng cao an toàn sinh học cho các trang trại vừa và nhỏ</w:t>
        </w:r>
        <w:r w:rsidR="007A109C">
          <w:rPr>
            <w:noProof/>
            <w:webHidden/>
          </w:rPr>
          <w:tab/>
        </w:r>
        <w:r w:rsidR="007A109C">
          <w:rPr>
            <w:noProof/>
            <w:webHidden/>
          </w:rPr>
          <w:fldChar w:fldCharType="begin"/>
        </w:r>
        <w:r w:rsidR="007A109C">
          <w:rPr>
            <w:noProof/>
            <w:webHidden/>
          </w:rPr>
          <w:instrText xml:space="preserve"> PAGEREF _Toc96691711 \h </w:instrText>
        </w:r>
        <w:r w:rsidR="007A109C">
          <w:rPr>
            <w:noProof/>
            <w:webHidden/>
          </w:rPr>
        </w:r>
        <w:r w:rsidR="007A109C">
          <w:rPr>
            <w:noProof/>
            <w:webHidden/>
          </w:rPr>
          <w:fldChar w:fldCharType="separate"/>
        </w:r>
        <w:r w:rsidR="007A109C">
          <w:rPr>
            <w:noProof/>
            <w:webHidden/>
          </w:rPr>
          <w:t>42</w:t>
        </w:r>
        <w:r w:rsidR="007A109C">
          <w:rPr>
            <w:noProof/>
            <w:webHidden/>
          </w:rPr>
          <w:fldChar w:fldCharType="end"/>
        </w:r>
      </w:hyperlink>
    </w:p>
    <w:p w14:paraId="063E04FF" w14:textId="77777777" w:rsidR="007A109C" w:rsidRDefault="00F54D91">
      <w:pPr>
        <w:pStyle w:val="TOC2"/>
        <w:tabs>
          <w:tab w:val="left" w:pos="880"/>
          <w:tab w:val="right" w:leader="dot" w:pos="9061"/>
        </w:tabs>
        <w:rPr>
          <w:rFonts w:asciiTheme="minorHAnsi" w:eastAsiaTheme="minorEastAsia" w:hAnsiTheme="minorHAnsi"/>
          <w:noProof/>
          <w:sz w:val="22"/>
          <w:szCs w:val="22"/>
        </w:rPr>
      </w:pPr>
      <w:hyperlink w:anchor="_Toc96691712" w:history="1">
        <w:r w:rsidR="007A109C" w:rsidRPr="004871DF">
          <w:rPr>
            <w:rStyle w:val="Hyperlink"/>
            <w:noProof/>
            <w:lang w:val="en-GB"/>
          </w:rPr>
          <w:t>4.6</w:t>
        </w:r>
        <w:r w:rsidR="007A109C">
          <w:rPr>
            <w:rFonts w:asciiTheme="minorHAnsi" w:eastAsiaTheme="minorEastAsia" w:hAnsiTheme="minorHAnsi"/>
            <w:noProof/>
            <w:sz w:val="22"/>
            <w:szCs w:val="22"/>
          </w:rPr>
          <w:tab/>
        </w:r>
        <w:r w:rsidR="007A109C" w:rsidRPr="004871DF">
          <w:rPr>
            <w:rStyle w:val="Hyperlink"/>
            <w:noProof/>
            <w:lang w:val="en-GB"/>
          </w:rPr>
          <w:t>Tiêu hủy lợn bị nhiễm bệnh</w:t>
        </w:r>
        <w:r w:rsidR="007A109C">
          <w:rPr>
            <w:noProof/>
            <w:webHidden/>
          </w:rPr>
          <w:tab/>
        </w:r>
        <w:r w:rsidR="007A109C">
          <w:rPr>
            <w:noProof/>
            <w:webHidden/>
          </w:rPr>
          <w:fldChar w:fldCharType="begin"/>
        </w:r>
        <w:r w:rsidR="007A109C">
          <w:rPr>
            <w:noProof/>
            <w:webHidden/>
          </w:rPr>
          <w:instrText xml:space="preserve"> PAGEREF _Toc96691712 \h </w:instrText>
        </w:r>
        <w:r w:rsidR="007A109C">
          <w:rPr>
            <w:noProof/>
            <w:webHidden/>
          </w:rPr>
        </w:r>
        <w:r w:rsidR="007A109C">
          <w:rPr>
            <w:noProof/>
            <w:webHidden/>
          </w:rPr>
          <w:fldChar w:fldCharType="separate"/>
        </w:r>
        <w:r w:rsidR="007A109C">
          <w:rPr>
            <w:noProof/>
            <w:webHidden/>
          </w:rPr>
          <w:t>43</w:t>
        </w:r>
        <w:r w:rsidR="007A109C">
          <w:rPr>
            <w:noProof/>
            <w:webHidden/>
          </w:rPr>
          <w:fldChar w:fldCharType="end"/>
        </w:r>
      </w:hyperlink>
    </w:p>
    <w:p w14:paraId="1452677B" w14:textId="77777777" w:rsidR="007A109C" w:rsidRDefault="00F54D91">
      <w:pPr>
        <w:pStyle w:val="TOC1"/>
        <w:tabs>
          <w:tab w:val="left" w:pos="1540"/>
          <w:tab w:val="right" w:leader="dot" w:pos="9061"/>
        </w:tabs>
        <w:rPr>
          <w:rFonts w:asciiTheme="minorHAnsi" w:eastAsiaTheme="minorEastAsia" w:hAnsiTheme="minorHAnsi"/>
          <w:noProof/>
          <w:sz w:val="22"/>
          <w:szCs w:val="22"/>
        </w:rPr>
      </w:pPr>
      <w:hyperlink w:anchor="_Toc96691713" w:history="1">
        <w:r w:rsidR="007A109C" w:rsidRPr="004871DF">
          <w:rPr>
            <w:rStyle w:val="Hyperlink"/>
            <w:noProof/>
            <w:lang w:val="en-GB"/>
          </w:rPr>
          <w:t>Chương 5.</w:t>
        </w:r>
        <w:r w:rsidR="007A109C">
          <w:rPr>
            <w:rFonts w:asciiTheme="minorHAnsi" w:eastAsiaTheme="minorEastAsia" w:hAnsiTheme="minorHAnsi"/>
            <w:noProof/>
            <w:sz w:val="22"/>
            <w:szCs w:val="22"/>
          </w:rPr>
          <w:tab/>
        </w:r>
        <w:r w:rsidR="007A109C" w:rsidRPr="004871DF">
          <w:rPr>
            <w:rStyle w:val="Hyperlink"/>
            <w:noProof/>
            <w:lang w:val="en-GB"/>
          </w:rPr>
          <w:t>ĐÁNH GIÁ LẠI MÔ HÌNH MÔ PHỎNG</w:t>
        </w:r>
        <w:r w:rsidR="007A109C">
          <w:rPr>
            <w:noProof/>
            <w:webHidden/>
          </w:rPr>
          <w:tab/>
        </w:r>
        <w:r w:rsidR="007A109C">
          <w:rPr>
            <w:noProof/>
            <w:webHidden/>
          </w:rPr>
          <w:fldChar w:fldCharType="begin"/>
        </w:r>
        <w:r w:rsidR="007A109C">
          <w:rPr>
            <w:noProof/>
            <w:webHidden/>
          </w:rPr>
          <w:instrText xml:space="preserve"> PAGEREF _Toc96691713 \h </w:instrText>
        </w:r>
        <w:r w:rsidR="007A109C">
          <w:rPr>
            <w:noProof/>
            <w:webHidden/>
          </w:rPr>
        </w:r>
        <w:r w:rsidR="007A109C">
          <w:rPr>
            <w:noProof/>
            <w:webHidden/>
          </w:rPr>
          <w:fldChar w:fldCharType="separate"/>
        </w:r>
        <w:r w:rsidR="007A109C">
          <w:rPr>
            <w:noProof/>
            <w:webHidden/>
          </w:rPr>
          <w:t>45</w:t>
        </w:r>
        <w:r w:rsidR="007A109C">
          <w:rPr>
            <w:noProof/>
            <w:webHidden/>
          </w:rPr>
          <w:fldChar w:fldCharType="end"/>
        </w:r>
      </w:hyperlink>
    </w:p>
    <w:p w14:paraId="3858A00B" w14:textId="77777777" w:rsidR="007A109C" w:rsidRDefault="00F54D91">
      <w:pPr>
        <w:pStyle w:val="TOC2"/>
        <w:tabs>
          <w:tab w:val="left" w:pos="880"/>
          <w:tab w:val="right" w:leader="dot" w:pos="9061"/>
        </w:tabs>
        <w:rPr>
          <w:rFonts w:asciiTheme="minorHAnsi" w:eastAsiaTheme="minorEastAsia" w:hAnsiTheme="minorHAnsi"/>
          <w:noProof/>
          <w:sz w:val="22"/>
          <w:szCs w:val="22"/>
        </w:rPr>
      </w:pPr>
      <w:hyperlink w:anchor="_Toc96691714" w:history="1">
        <w:r w:rsidR="007A109C" w:rsidRPr="004871DF">
          <w:rPr>
            <w:rStyle w:val="Hyperlink"/>
            <w:noProof/>
            <w:lang w:val="en-GB"/>
          </w:rPr>
          <w:t>5.1</w:t>
        </w:r>
        <w:r w:rsidR="007A109C">
          <w:rPr>
            <w:rFonts w:asciiTheme="minorHAnsi" w:eastAsiaTheme="minorEastAsia" w:hAnsiTheme="minorHAnsi"/>
            <w:noProof/>
            <w:sz w:val="22"/>
            <w:szCs w:val="22"/>
          </w:rPr>
          <w:tab/>
        </w:r>
        <w:r w:rsidR="007A109C" w:rsidRPr="004871DF">
          <w:rPr>
            <w:rStyle w:val="Hyperlink"/>
            <w:noProof/>
            <w:lang w:val="en-GB"/>
          </w:rPr>
          <w:t>Những điểm mới của mô hình mô phỏng</w:t>
        </w:r>
        <w:r w:rsidR="007A109C">
          <w:rPr>
            <w:noProof/>
            <w:webHidden/>
          </w:rPr>
          <w:tab/>
        </w:r>
        <w:r w:rsidR="007A109C">
          <w:rPr>
            <w:noProof/>
            <w:webHidden/>
          </w:rPr>
          <w:fldChar w:fldCharType="begin"/>
        </w:r>
        <w:r w:rsidR="007A109C">
          <w:rPr>
            <w:noProof/>
            <w:webHidden/>
          </w:rPr>
          <w:instrText xml:space="preserve"> PAGEREF _Toc96691714 \h </w:instrText>
        </w:r>
        <w:r w:rsidR="007A109C">
          <w:rPr>
            <w:noProof/>
            <w:webHidden/>
          </w:rPr>
        </w:r>
        <w:r w:rsidR="007A109C">
          <w:rPr>
            <w:noProof/>
            <w:webHidden/>
          </w:rPr>
          <w:fldChar w:fldCharType="separate"/>
        </w:r>
        <w:r w:rsidR="007A109C">
          <w:rPr>
            <w:noProof/>
            <w:webHidden/>
          </w:rPr>
          <w:t>45</w:t>
        </w:r>
        <w:r w:rsidR="007A109C">
          <w:rPr>
            <w:noProof/>
            <w:webHidden/>
          </w:rPr>
          <w:fldChar w:fldCharType="end"/>
        </w:r>
      </w:hyperlink>
    </w:p>
    <w:p w14:paraId="3B008EFA" w14:textId="77777777" w:rsidR="007A109C" w:rsidRDefault="00F54D91">
      <w:pPr>
        <w:pStyle w:val="TOC2"/>
        <w:tabs>
          <w:tab w:val="left" w:pos="880"/>
          <w:tab w:val="right" w:leader="dot" w:pos="9061"/>
        </w:tabs>
        <w:rPr>
          <w:rFonts w:asciiTheme="minorHAnsi" w:eastAsiaTheme="minorEastAsia" w:hAnsiTheme="minorHAnsi"/>
          <w:noProof/>
          <w:sz w:val="22"/>
          <w:szCs w:val="22"/>
        </w:rPr>
      </w:pPr>
      <w:hyperlink w:anchor="_Toc96691715" w:history="1">
        <w:r w:rsidR="007A109C" w:rsidRPr="004871DF">
          <w:rPr>
            <w:rStyle w:val="Hyperlink"/>
            <w:noProof/>
            <w:lang w:val="en-GB"/>
          </w:rPr>
          <w:t>5.2</w:t>
        </w:r>
        <w:r w:rsidR="007A109C">
          <w:rPr>
            <w:rFonts w:asciiTheme="minorHAnsi" w:eastAsiaTheme="minorEastAsia" w:hAnsiTheme="minorHAnsi"/>
            <w:noProof/>
            <w:sz w:val="22"/>
            <w:szCs w:val="22"/>
          </w:rPr>
          <w:tab/>
        </w:r>
        <w:r w:rsidR="007A109C" w:rsidRPr="004871DF">
          <w:rPr>
            <w:rStyle w:val="Hyperlink"/>
            <w:noProof/>
            <w:lang w:val="en-GB"/>
          </w:rPr>
          <w:t>Những điểm thay đổi so với mô hình của H.S Lee và cộng sự năm 2020</w:t>
        </w:r>
        <w:r w:rsidR="007A109C">
          <w:rPr>
            <w:noProof/>
            <w:webHidden/>
          </w:rPr>
          <w:tab/>
        </w:r>
        <w:r w:rsidR="007A109C">
          <w:rPr>
            <w:noProof/>
            <w:webHidden/>
          </w:rPr>
          <w:fldChar w:fldCharType="begin"/>
        </w:r>
        <w:r w:rsidR="007A109C">
          <w:rPr>
            <w:noProof/>
            <w:webHidden/>
          </w:rPr>
          <w:instrText xml:space="preserve"> PAGEREF _Toc96691715 \h </w:instrText>
        </w:r>
        <w:r w:rsidR="007A109C">
          <w:rPr>
            <w:noProof/>
            <w:webHidden/>
          </w:rPr>
        </w:r>
        <w:r w:rsidR="007A109C">
          <w:rPr>
            <w:noProof/>
            <w:webHidden/>
          </w:rPr>
          <w:fldChar w:fldCharType="separate"/>
        </w:r>
        <w:r w:rsidR="007A109C">
          <w:rPr>
            <w:noProof/>
            <w:webHidden/>
          </w:rPr>
          <w:t>45</w:t>
        </w:r>
        <w:r w:rsidR="007A109C">
          <w:rPr>
            <w:noProof/>
            <w:webHidden/>
          </w:rPr>
          <w:fldChar w:fldCharType="end"/>
        </w:r>
      </w:hyperlink>
    </w:p>
    <w:p w14:paraId="1F79E384" w14:textId="77777777" w:rsidR="007A109C" w:rsidRDefault="00F54D91">
      <w:pPr>
        <w:pStyle w:val="TOC2"/>
        <w:tabs>
          <w:tab w:val="left" w:pos="880"/>
          <w:tab w:val="right" w:leader="dot" w:pos="9061"/>
        </w:tabs>
        <w:rPr>
          <w:rFonts w:asciiTheme="minorHAnsi" w:eastAsiaTheme="minorEastAsia" w:hAnsiTheme="minorHAnsi"/>
          <w:noProof/>
          <w:sz w:val="22"/>
          <w:szCs w:val="22"/>
        </w:rPr>
      </w:pPr>
      <w:hyperlink w:anchor="_Toc96691716" w:history="1">
        <w:r w:rsidR="007A109C" w:rsidRPr="004871DF">
          <w:rPr>
            <w:rStyle w:val="Hyperlink"/>
            <w:noProof/>
            <w:lang w:val="en-GB"/>
          </w:rPr>
          <w:t>5.3</w:t>
        </w:r>
        <w:r w:rsidR="007A109C">
          <w:rPr>
            <w:rFonts w:asciiTheme="minorHAnsi" w:eastAsiaTheme="minorEastAsia" w:hAnsiTheme="minorHAnsi"/>
            <w:noProof/>
            <w:sz w:val="22"/>
            <w:szCs w:val="22"/>
          </w:rPr>
          <w:tab/>
        </w:r>
        <w:r w:rsidR="007A109C" w:rsidRPr="004871DF">
          <w:rPr>
            <w:rStyle w:val="Hyperlink"/>
            <w:noProof/>
            <w:lang w:val="en-GB"/>
          </w:rPr>
          <w:t>Những hạn chế của mô hình mô phỏng</w:t>
        </w:r>
        <w:r w:rsidR="007A109C">
          <w:rPr>
            <w:noProof/>
            <w:webHidden/>
          </w:rPr>
          <w:tab/>
        </w:r>
        <w:r w:rsidR="007A109C">
          <w:rPr>
            <w:noProof/>
            <w:webHidden/>
          </w:rPr>
          <w:fldChar w:fldCharType="begin"/>
        </w:r>
        <w:r w:rsidR="007A109C">
          <w:rPr>
            <w:noProof/>
            <w:webHidden/>
          </w:rPr>
          <w:instrText xml:space="preserve"> PAGEREF _Toc96691716 \h </w:instrText>
        </w:r>
        <w:r w:rsidR="007A109C">
          <w:rPr>
            <w:noProof/>
            <w:webHidden/>
          </w:rPr>
        </w:r>
        <w:r w:rsidR="007A109C">
          <w:rPr>
            <w:noProof/>
            <w:webHidden/>
          </w:rPr>
          <w:fldChar w:fldCharType="separate"/>
        </w:r>
        <w:r w:rsidR="007A109C">
          <w:rPr>
            <w:noProof/>
            <w:webHidden/>
          </w:rPr>
          <w:t>46</w:t>
        </w:r>
        <w:r w:rsidR="007A109C">
          <w:rPr>
            <w:noProof/>
            <w:webHidden/>
          </w:rPr>
          <w:fldChar w:fldCharType="end"/>
        </w:r>
      </w:hyperlink>
    </w:p>
    <w:p w14:paraId="2219F880" w14:textId="77777777" w:rsidR="007A109C" w:rsidRDefault="00F54D91">
      <w:pPr>
        <w:pStyle w:val="TOC1"/>
        <w:tabs>
          <w:tab w:val="right" w:leader="dot" w:pos="9061"/>
        </w:tabs>
        <w:rPr>
          <w:rFonts w:asciiTheme="minorHAnsi" w:eastAsiaTheme="minorEastAsia" w:hAnsiTheme="minorHAnsi"/>
          <w:noProof/>
          <w:sz w:val="22"/>
          <w:szCs w:val="22"/>
        </w:rPr>
      </w:pPr>
      <w:hyperlink w:anchor="_Toc96691717" w:history="1">
        <w:r w:rsidR="007A109C" w:rsidRPr="004871DF">
          <w:rPr>
            <w:rStyle w:val="Hyperlink"/>
            <w:noProof/>
            <w:lang w:val="en-GB"/>
          </w:rPr>
          <w:t>KẾT LUẬN</w:t>
        </w:r>
        <w:r w:rsidR="007A109C">
          <w:rPr>
            <w:noProof/>
            <w:webHidden/>
          </w:rPr>
          <w:tab/>
        </w:r>
        <w:r w:rsidR="007A109C">
          <w:rPr>
            <w:noProof/>
            <w:webHidden/>
          </w:rPr>
          <w:fldChar w:fldCharType="begin"/>
        </w:r>
        <w:r w:rsidR="007A109C">
          <w:rPr>
            <w:noProof/>
            <w:webHidden/>
          </w:rPr>
          <w:instrText xml:space="preserve"> PAGEREF _Toc96691717 \h </w:instrText>
        </w:r>
        <w:r w:rsidR="007A109C">
          <w:rPr>
            <w:noProof/>
            <w:webHidden/>
          </w:rPr>
        </w:r>
        <w:r w:rsidR="007A109C">
          <w:rPr>
            <w:noProof/>
            <w:webHidden/>
          </w:rPr>
          <w:fldChar w:fldCharType="separate"/>
        </w:r>
        <w:r w:rsidR="007A109C">
          <w:rPr>
            <w:noProof/>
            <w:webHidden/>
          </w:rPr>
          <w:t>47</w:t>
        </w:r>
        <w:r w:rsidR="007A109C">
          <w:rPr>
            <w:noProof/>
            <w:webHidden/>
          </w:rPr>
          <w:fldChar w:fldCharType="end"/>
        </w:r>
      </w:hyperlink>
    </w:p>
    <w:p w14:paraId="595F0D28" w14:textId="77777777" w:rsidR="007A109C" w:rsidRDefault="00F54D91">
      <w:pPr>
        <w:pStyle w:val="TOC1"/>
        <w:tabs>
          <w:tab w:val="right" w:leader="dot" w:pos="9061"/>
        </w:tabs>
        <w:rPr>
          <w:rFonts w:asciiTheme="minorHAnsi" w:eastAsiaTheme="minorEastAsia" w:hAnsiTheme="minorHAnsi"/>
          <w:noProof/>
          <w:sz w:val="22"/>
          <w:szCs w:val="22"/>
        </w:rPr>
      </w:pPr>
      <w:hyperlink w:anchor="_Toc96691718" w:history="1">
        <w:r w:rsidR="007A109C" w:rsidRPr="004871DF">
          <w:rPr>
            <w:rStyle w:val="Hyperlink"/>
            <w:noProof/>
            <w:lang w:val="en-GB"/>
          </w:rPr>
          <w:t>TÀI LIỆU THAM KHẢO</w:t>
        </w:r>
        <w:r w:rsidR="007A109C">
          <w:rPr>
            <w:noProof/>
            <w:webHidden/>
          </w:rPr>
          <w:tab/>
        </w:r>
        <w:r w:rsidR="007A109C">
          <w:rPr>
            <w:noProof/>
            <w:webHidden/>
          </w:rPr>
          <w:fldChar w:fldCharType="begin"/>
        </w:r>
        <w:r w:rsidR="007A109C">
          <w:rPr>
            <w:noProof/>
            <w:webHidden/>
          </w:rPr>
          <w:instrText xml:space="preserve"> PAGEREF _Toc96691718 \h </w:instrText>
        </w:r>
        <w:r w:rsidR="007A109C">
          <w:rPr>
            <w:noProof/>
            <w:webHidden/>
          </w:rPr>
        </w:r>
        <w:r w:rsidR="007A109C">
          <w:rPr>
            <w:noProof/>
            <w:webHidden/>
          </w:rPr>
          <w:fldChar w:fldCharType="separate"/>
        </w:r>
        <w:r w:rsidR="007A109C">
          <w:rPr>
            <w:noProof/>
            <w:webHidden/>
          </w:rPr>
          <w:t>48</w:t>
        </w:r>
        <w:r w:rsidR="007A109C">
          <w:rPr>
            <w:noProof/>
            <w:webHidden/>
          </w:rPr>
          <w:fldChar w:fldCharType="end"/>
        </w:r>
      </w:hyperlink>
    </w:p>
    <w:p w14:paraId="2E889C63" w14:textId="77777777" w:rsidR="004426E0" w:rsidRPr="004426E0" w:rsidRDefault="007E7C63" w:rsidP="0038083D">
      <w:pPr>
        <w:jc w:val="both"/>
        <w:rPr>
          <w:szCs w:val="22"/>
          <w:lang w:val="en-GB"/>
        </w:rPr>
      </w:pPr>
      <w:r>
        <w:rPr>
          <w:lang w:val="en-GB"/>
        </w:rPr>
        <w:fldChar w:fldCharType="end"/>
      </w:r>
      <w:r w:rsidR="004426E0">
        <w:rPr>
          <w:lang w:val="en-GB"/>
        </w:rPr>
        <w:br w:type="page"/>
      </w:r>
    </w:p>
    <w:p w14:paraId="49E4482C" w14:textId="77777777" w:rsidR="00530FC8" w:rsidRDefault="00530FC8" w:rsidP="0038083D">
      <w:pPr>
        <w:pStyle w:val="Heading2"/>
        <w:numPr>
          <w:ilvl w:val="0"/>
          <w:numId w:val="0"/>
        </w:numPr>
        <w:jc w:val="both"/>
        <w:rPr>
          <w:lang w:val="en-GB"/>
        </w:rPr>
      </w:pPr>
      <w:bookmarkStart w:id="8" w:name="_Toc96691673"/>
      <w:r w:rsidRPr="004426E0">
        <w:rPr>
          <w:lang w:val="en-GB"/>
        </w:rPr>
        <w:lastRenderedPageBreak/>
        <w:t>Danh mục các ký hiệu và chữ viết tắt</w:t>
      </w:r>
      <w:bookmarkEnd w:id="8"/>
    </w:p>
    <w:p w14:paraId="55B1A164" w14:textId="77777777" w:rsidR="009113F5" w:rsidRPr="009113F5" w:rsidRDefault="009113F5" w:rsidP="0038083D">
      <w:pPr>
        <w:jc w:val="both"/>
        <w:rPr>
          <w:lang w:val="en-GB"/>
        </w:rPr>
      </w:pPr>
    </w:p>
    <w:tbl>
      <w:tblPr>
        <w:tblStyle w:val="TableGrid"/>
        <w:tblW w:w="5000" w:type="pct"/>
        <w:tblLook w:val="04A0" w:firstRow="1" w:lastRow="0" w:firstColumn="1" w:lastColumn="0" w:noHBand="0" w:noVBand="1"/>
      </w:tblPr>
      <w:tblGrid>
        <w:gridCol w:w="1555"/>
        <w:gridCol w:w="3786"/>
        <w:gridCol w:w="3720"/>
      </w:tblGrid>
      <w:tr w:rsidR="003A5A28" w:rsidRPr="003A5A28" w14:paraId="148BC13B" w14:textId="77777777" w:rsidTr="00DA79E6">
        <w:tc>
          <w:tcPr>
            <w:tcW w:w="858" w:type="pct"/>
            <w:hideMark/>
          </w:tcPr>
          <w:p w14:paraId="1A895844" w14:textId="77777777" w:rsidR="003A5A28" w:rsidRPr="003A5A28" w:rsidRDefault="003A5A28" w:rsidP="003A5A28">
            <w:pPr>
              <w:pStyle w:val="NormalWeb"/>
              <w:spacing w:before="0" w:beforeAutospacing="0" w:after="0" w:afterAutospacing="0" w:line="288" w:lineRule="auto"/>
              <w:jc w:val="center"/>
              <w:rPr>
                <w:color w:val="242424"/>
                <w:sz w:val="28"/>
                <w:szCs w:val="28"/>
              </w:rPr>
            </w:pPr>
            <w:commentRangeStart w:id="9"/>
            <w:r>
              <w:rPr>
                <w:b/>
                <w:bCs/>
                <w:color w:val="242424"/>
                <w:sz w:val="28"/>
                <w:szCs w:val="28"/>
              </w:rPr>
              <w:t>T</w:t>
            </w:r>
            <w:r w:rsidRPr="003A5A28">
              <w:rPr>
                <w:b/>
                <w:bCs/>
                <w:color w:val="242424"/>
                <w:sz w:val="28"/>
                <w:szCs w:val="28"/>
              </w:rPr>
              <w:t>huật ngữ viết tắt</w:t>
            </w:r>
          </w:p>
        </w:tc>
        <w:tc>
          <w:tcPr>
            <w:tcW w:w="2089" w:type="pct"/>
            <w:hideMark/>
          </w:tcPr>
          <w:p w14:paraId="220BE180" w14:textId="77777777" w:rsidR="003A5A28" w:rsidRPr="003A5A28" w:rsidRDefault="003A5A28" w:rsidP="003A5A28">
            <w:pPr>
              <w:pStyle w:val="NormalWeb"/>
              <w:spacing w:before="0" w:beforeAutospacing="0" w:after="0" w:afterAutospacing="0" w:line="288" w:lineRule="auto"/>
              <w:jc w:val="center"/>
              <w:rPr>
                <w:color w:val="242424"/>
                <w:sz w:val="28"/>
                <w:szCs w:val="28"/>
              </w:rPr>
            </w:pPr>
            <w:r w:rsidRPr="003A5A28">
              <w:rPr>
                <w:b/>
                <w:bCs/>
                <w:color w:val="000000"/>
                <w:sz w:val="28"/>
                <w:szCs w:val="28"/>
              </w:rPr>
              <w:t>Từ viết đầy đủ</w:t>
            </w:r>
          </w:p>
        </w:tc>
        <w:tc>
          <w:tcPr>
            <w:tcW w:w="2053" w:type="pct"/>
            <w:hideMark/>
          </w:tcPr>
          <w:p w14:paraId="3CD6B933" w14:textId="77777777" w:rsidR="003A5A28" w:rsidRPr="003A5A28" w:rsidRDefault="003A5A28" w:rsidP="003A5A28">
            <w:pPr>
              <w:pStyle w:val="NormalWeb"/>
              <w:spacing w:before="0" w:beforeAutospacing="0" w:after="0" w:afterAutospacing="0" w:line="288" w:lineRule="auto"/>
              <w:jc w:val="center"/>
              <w:rPr>
                <w:color w:val="242424"/>
                <w:sz w:val="28"/>
                <w:szCs w:val="28"/>
              </w:rPr>
            </w:pPr>
            <w:r w:rsidRPr="003A5A28">
              <w:rPr>
                <w:b/>
                <w:bCs/>
                <w:color w:val="000000"/>
                <w:sz w:val="28"/>
                <w:szCs w:val="28"/>
              </w:rPr>
              <w:t>Ý nghĩa</w:t>
            </w:r>
          </w:p>
        </w:tc>
      </w:tr>
      <w:tr w:rsidR="003A5A28" w:rsidRPr="003A5A28" w14:paraId="508833C7" w14:textId="77777777" w:rsidTr="00DA79E6">
        <w:tc>
          <w:tcPr>
            <w:tcW w:w="858" w:type="pct"/>
            <w:hideMark/>
          </w:tcPr>
          <w:p w14:paraId="5080B6E5" w14:textId="77777777" w:rsidR="003A5A28" w:rsidRPr="003A5A28" w:rsidRDefault="003A5A28" w:rsidP="003A5A28">
            <w:pPr>
              <w:pStyle w:val="NormalWeb"/>
              <w:spacing w:before="0" w:beforeAutospacing="0" w:after="0" w:afterAutospacing="0" w:line="288" w:lineRule="auto"/>
              <w:rPr>
                <w:color w:val="242424"/>
                <w:sz w:val="28"/>
                <w:szCs w:val="28"/>
              </w:rPr>
            </w:pPr>
            <w:r w:rsidRPr="003A5A28">
              <w:rPr>
                <w:color w:val="242424"/>
                <w:sz w:val="28"/>
                <w:szCs w:val="28"/>
              </w:rPr>
              <w:t>ASF</w:t>
            </w:r>
          </w:p>
        </w:tc>
        <w:tc>
          <w:tcPr>
            <w:tcW w:w="2089" w:type="pct"/>
            <w:hideMark/>
          </w:tcPr>
          <w:p w14:paraId="74F54D73" w14:textId="77777777" w:rsidR="003A5A28" w:rsidRPr="003A5A28" w:rsidRDefault="003A5A28" w:rsidP="003A5A28">
            <w:pPr>
              <w:pStyle w:val="NormalWeb"/>
              <w:spacing w:before="0" w:beforeAutospacing="0" w:after="0" w:afterAutospacing="0" w:line="288" w:lineRule="auto"/>
              <w:rPr>
                <w:color w:val="242424"/>
                <w:sz w:val="28"/>
                <w:szCs w:val="28"/>
              </w:rPr>
            </w:pPr>
            <w:r w:rsidRPr="003A5A28">
              <w:rPr>
                <w:color w:val="000000"/>
                <w:sz w:val="28"/>
                <w:szCs w:val="28"/>
              </w:rPr>
              <w:t>African swine fever</w:t>
            </w:r>
          </w:p>
        </w:tc>
        <w:tc>
          <w:tcPr>
            <w:tcW w:w="2053" w:type="pct"/>
            <w:hideMark/>
          </w:tcPr>
          <w:p w14:paraId="01A921F4" w14:textId="77777777" w:rsidR="003A5A28" w:rsidRPr="003A5A28" w:rsidRDefault="003A5A28" w:rsidP="003A5A28">
            <w:pPr>
              <w:pStyle w:val="NormalWeb"/>
              <w:spacing w:before="0" w:beforeAutospacing="0" w:after="0" w:afterAutospacing="0" w:line="288" w:lineRule="auto"/>
              <w:rPr>
                <w:color w:val="242424"/>
                <w:sz w:val="28"/>
                <w:szCs w:val="28"/>
              </w:rPr>
            </w:pPr>
            <w:r w:rsidRPr="003A5A28">
              <w:rPr>
                <w:color w:val="000000"/>
                <w:sz w:val="28"/>
                <w:szCs w:val="28"/>
              </w:rPr>
              <w:t>Dịch tả lợn châu Phi</w:t>
            </w:r>
          </w:p>
        </w:tc>
      </w:tr>
      <w:tr w:rsidR="00DA79E6" w:rsidRPr="003A5A28" w14:paraId="00C413C9" w14:textId="77777777" w:rsidTr="00DA79E6">
        <w:tc>
          <w:tcPr>
            <w:tcW w:w="858" w:type="pct"/>
          </w:tcPr>
          <w:p w14:paraId="14374498" w14:textId="77777777" w:rsidR="00DA79E6" w:rsidRPr="003A5A28" w:rsidRDefault="00DA79E6" w:rsidP="003A5A28">
            <w:pPr>
              <w:pStyle w:val="NormalWeb"/>
              <w:spacing w:before="0" w:beforeAutospacing="0" w:after="0" w:afterAutospacing="0" w:line="288" w:lineRule="auto"/>
              <w:rPr>
                <w:color w:val="242424"/>
                <w:sz w:val="28"/>
                <w:szCs w:val="28"/>
              </w:rPr>
            </w:pPr>
            <w:r>
              <w:rPr>
                <w:color w:val="242424"/>
                <w:sz w:val="28"/>
                <w:szCs w:val="28"/>
              </w:rPr>
              <w:t>ASFV</w:t>
            </w:r>
          </w:p>
        </w:tc>
        <w:tc>
          <w:tcPr>
            <w:tcW w:w="2089" w:type="pct"/>
          </w:tcPr>
          <w:p w14:paraId="274F3E5B" w14:textId="77777777" w:rsidR="00DA79E6" w:rsidRPr="003A5A28" w:rsidRDefault="00DA79E6" w:rsidP="003A5A28">
            <w:pPr>
              <w:pStyle w:val="NormalWeb"/>
              <w:spacing w:before="0" w:beforeAutospacing="0" w:after="0" w:afterAutospacing="0" w:line="288" w:lineRule="auto"/>
              <w:rPr>
                <w:color w:val="000000"/>
                <w:sz w:val="28"/>
                <w:szCs w:val="28"/>
              </w:rPr>
            </w:pPr>
            <w:r w:rsidRPr="003A5A28">
              <w:rPr>
                <w:color w:val="000000"/>
                <w:sz w:val="28"/>
                <w:szCs w:val="28"/>
              </w:rPr>
              <w:t>African swine fever</w:t>
            </w:r>
            <w:r>
              <w:rPr>
                <w:color w:val="000000"/>
                <w:sz w:val="28"/>
                <w:szCs w:val="28"/>
              </w:rPr>
              <w:t xml:space="preserve"> virus</w:t>
            </w:r>
          </w:p>
        </w:tc>
        <w:tc>
          <w:tcPr>
            <w:tcW w:w="2053" w:type="pct"/>
          </w:tcPr>
          <w:p w14:paraId="2617F94F" w14:textId="77777777" w:rsidR="00DA79E6" w:rsidRPr="003A5A28" w:rsidRDefault="00DA79E6" w:rsidP="003A5A28">
            <w:pPr>
              <w:pStyle w:val="NormalWeb"/>
              <w:spacing w:before="0" w:beforeAutospacing="0" w:after="0" w:afterAutospacing="0" w:line="288" w:lineRule="auto"/>
              <w:rPr>
                <w:color w:val="000000"/>
                <w:sz w:val="28"/>
                <w:szCs w:val="28"/>
              </w:rPr>
            </w:pPr>
            <w:r>
              <w:rPr>
                <w:color w:val="000000"/>
                <w:sz w:val="28"/>
                <w:szCs w:val="28"/>
              </w:rPr>
              <w:t>Vi rút tả lợn châu Phi</w:t>
            </w:r>
          </w:p>
        </w:tc>
      </w:tr>
      <w:tr w:rsidR="003A5A28" w:rsidRPr="003A5A28" w14:paraId="70A4C3FE" w14:textId="77777777" w:rsidTr="00DA79E6">
        <w:tc>
          <w:tcPr>
            <w:tcW w:w="858" w:type="pct"/>
            <w:hideMark/>
          </w:tcPr>
          <w:p w14:paraId="7D37AF74" w14:textId="77777777" w:rsidR="003A5A28" w:rsidRPr="003A5A28" w:rsidRDefault="003A5A28" w:rsidP="003A5A28">
            <w:pPr>
              <w:pStyle w:val="NormalWeb"/>
              <w:spacing w:before="0" w:beforeAutospacing="0" w:after="0" w:afterAutospacing="0" w:line="288" w:lineRule="auto"/>
              <w:rPr>
                <w:color w:val="242424"/>
                <w:sz w:val="28"/>
                <w:szCs w:val="28"/>
              </w:rPr>
            </w:pPr>
            <w:r w:rsidRPr="003A5A28">
              <w:rPr>
                <w:color w:val="242424"/>
                <w:sz w:val="28"/>
                <w:szCs w:val="28"/>
              </w:rPr>
              <w:t>NAADSM</w:t>
            </w:r>
          </w:p>
        </w:tc>
        <w:tc>
          <w:tcPr>
            <w:tcW w:w="2089" w:type="pct"/>
            <w:hideMark/>
          </w:tcPr>
          <w:p w14:paraId="5C52E023" w14:textId="77777777" w:rsidR="003A5A28" w:rsidRPr="003A5A28" w:rsidRDefault="003A5A28" w:rsidP="003A5A28">
            <w:pPr>
              <w:pStyle w:val="NormalWeb"/>
              <w:spacing w:before="0" w:beforeAutospacing="0" w:after="0" w:afterAutospacing="0" w:line="288" w:lineRule="auto"/>
              <w:rPr>
                <w:color w:val="242424"/>
                <w:sz w:val="28"/>
                <w:szCs w:val="28"/>
              </w:rPr>
            </w:pPr>
            <w:r w:rsidRPr="003A5A28">
              <w:rPr>
                <w:color w:val="242424"/>
                <w:sz w:val="28"/>
                <w:szCs w:val="28"/>
              </w:rPr>
              <w:t>North American Animal Disease Spread Model</w:t>
            </w:r>
          </w:p>
        </w:tc>
        <w:tc>
          <w:tcPr>
            <w:tcW w:w="2053" w:type="pct"/>
            <w:hideMark/>
          </w:tcPr>
          <w:p w14:paraId="726D92C7" w14:textId="77777777" w:rsidR="003A5A28" w:rsidRPr="003A5A28" w:rsidRDefault="003A5A28" w:rsidP="003A5A28">
            <w:pPr>
              <w:pStyle w:val="NormalWeb"/>
              <w:spacing w:before="0" w:beforeAutospacing="0" w:after="0" w:afterAutospacing="0" w:line="288" w:lineRule="auto"/>
              <w:rPr>
                <w:color w:val="242424"/>
                <w:sz w:val="28"/>
                <w:szCs w:val="28"/>
              </w:rPr>
            </w:pPr>
            <w:r w:rsidRPr="003A5A28">
              <w:rPr>
                <w:color w:val="242424"/>
                <w:sz w:val="28"/>
                <w:szCs w:val="28"/>
              </w:rPr>
              <w:t>Mô hình lây lan dịch bệnh động vật ở Bắc Mỹ</w:t>
            </w:r>
            <w:commentRangeEnd w:id="9"/>
            <w:r w:rsidR="00AA5F95">
              <w:rPr>
                <w:rStyle w:val="CommentReference"/>
                <w:rFonts w:eastAsiaTheme="minorHAnsi" w:cstheme="minorBidi"/>
              </w:rPr>
              <w:commentReference w:id="9"/>
            </w:r>
          </w:p>
        </w:tc>
      </w:tr>
    </w:tbl>
    <w:p w14:paraId="7BFFD018" w14:textId="77777777" w:rsidR="000E34D2" w:rsidRPr="000E34D2" w:rsidRDefault="000E34D2" w:rsidP="0038083D">
      <w:pPr>
        <w:jc w:val="both"/>
        <w:rPr>
          <w:lang w:val="en-GB"/>
        </w:rPr>
      </w:pPr>
    </w:p>
    <w:p w14:paraId="1FDF2D6B" w14:textId="77777777" w:rsidR="004426E0" w:rsidRDefault="004426E0" w:rsidP="0038083D">
      <w:pPr>
        <w:jc w:val="both"/>
        <w:rPr>
          <w:rFonts w:eastAsiaTheme="majorEastAsia" w:cstheme="majorBidi"/>
          <w:szCs w:val="26"/>
          <w:lang w:val="en-GB"/>
        </w:rPr>
      </w:pPr>
      <w:r>
        <w:rPr>
          <w:lang w:val="en-GB"/>
        </w:rPr>
        <w:br w:type="page"/>
      </w:r>
    </w:p>
    <w:p w14:paraId="4FDE2FB9" w14:textId="77777777" w:rsidR="00530FC8" w:rsidRPr="004426E0" w:rsidRDefault="00530FC8" w:rsidP="0038083D">
      <w:pPr>
        <w:pStyle w:val="Heading2"/>
        <w:numPr>
          <w:ilvl w:val="0"/>
          <w:numId w:val="0"/>
        </w:numPr>
        <w:jc w:val="both"/>
        <w:rPr>
          <w:lang w:val="en-GB"/>
        </w:rPr>
      </w:pPr>
      <w:bookmarkStart w:id="10" w:name="_Toc96691674"/>
      <w:r w:rsidRPr="004426E0">
        <w:rPr>
          <w:lang w:val="en-GB"/>
        </w:rPr>
        <w:lastRenderedPageBreak/>
        <w:t>Danh mục các bảng</w:t>
      </w:r>
      <w:bookmarkEnd w:id="10"/>
    </w:p>
    <w:p w14:paraId="19D99B7C" w14:textId="77777777" w:rsidR="007A109C" w:rsidRDefault="00974D02">
      <w:pPr>
        <w:pStyle w:val="TableofFigures"/>
        <w:tabs>
          <w:tab w:val="right" w:leader="dot" w:pos="9061"/>
        </w:tabs>
        <w:rPr>
          <w:rFonts w:asciiTheme="minorHAnsi" w:eastAsiaTheme="minorEastAsia" w:hAnsiTheme="minorHAnsi"/>
          <w:noProof/>
          <w:sz w:val="22"/>
          <w:szCs w:val="22"/>
        </w:rPr>
      </w:pPr>
      <w:r>
        <w:rPr>
          <w:lang w:val="en-GB"/>
        </w:rPr>
        <w:fldChar w:fldCharType="begin"/>
      </w:r>
      <w:r>
        <w:rPr>
          <w:lang w:val="en-GB"/>
        </w:rPr>
        <w:instrText xml:space="preserve"> TOC \h \z \c "Bảng" </w:instrText>
      </w:r>
      <w:r>
        <w:rPr>
          <w:lang w:val="en-GB"/>
        </w:rPr>
        <w:fldChar w:fldCharType="separate"/>
      </w:r>
      <w:hyperlink w:anchor="_Toc96691719" w:history="1">
        <w:r w:rsidR="007A109C" w:rsidRPr="00346245">
          <w:rPr>
            <w:rStyle w:val="Hyperlink"/>
            <w:noProof/>
          </w:rPr>
          <w:t>Bảng 2</w:t>
        </w:r>
        <w:r w:rsidR="007A109C" w:rsidRPr="00346245">
          <w:rPr>
            <w:rStyle w:val="Hyperlink"/>
            <w:noProof/>
          </w:rPr>
          <w:noBreakHyphen/>
          <w:t xml:space="preserve">1: Các thông số đầu vào được sử dụng trong NAADSM </w:t>
        </w:r>
        <w:r w:rsidR="007A109C" w:rsidRPr="00346245">
          <w:rPr>
            <w:rStyle w:val="Hyperlink"/>
            <w:noProof/>
            <w:lang w:val="en-GB"/>
          </w:rPr>
          <w:t>[13]</w:t>
        </w:r>
        <w:r w:rsidR="007A109C">
          <w:rPr>
            <w:noProof/>
            <w:webHidden/>
          </w:rPr>
          <w:tab/>
        </w:r>
        <w:r w:rsidR="007A109C">
          <w:rPr>
            <w:noProof/>
            <w:webHidden/>
          </w:rPr>
          <w:fldChar w:fldCharType="begin"/>
        </w:r>
        <w:r w:rsidR="007A109C">
          <w:rPr>
            <w:noProof/>
            <w:webHidden/>
          </w:rPr>
          <w:instrText xml:space="preserve"> PAGEREF _Toc96691719 \h </w:instrText>
        </w:r>
        <w:r w:rsidR="007A109C">
          <w:rPr>
            <w:noProof/>
            <w:webHidden/>
          </w:rPr>
        </w:r>
        <w:r w:rsidR="007A109C">
          <w:rPr>
            <w:noProof/>
            <w:webHidden/>
          </w:rPr>
          <w:fldChar w:fldCharType="separate"/>
        </w:r>
        <w:r w:rsidR="007A109C">
          <w:rPr>
            <w:noProof/>
            <w:webHidden/>
          </w:rPr>
          <w:t>20</w:t>
        </w:r>
        <w:r w:rsidR="007A109C">
          <w:rPr>
            <w:noProof/>
            <w:webHidden/>
          </w:rPr>
          <w:fldChar w:fldCharType="end"/>
        </w:r>
      </w:hyperlink>
    </w:p>
    <w:p w14:paraId="4C2E9E44" w14:textId="77777777" w:rsidR="007A109C" w:rsidRDefault="00F54D91">
      <w:pPr>
        <w:pStyle w:val="TableofFigures"/>
        <w:tabs>
          <w:tab w:val="right" w:leader="dot" w:pos="9061"/>
        </w:tabs>
        <w:rPr>
          <w:rFonts w:asciiTheme="minorHAnsi" w:eastAsiaTheme="minorEastAsia" w:hAnsiTheme="minorHAnsi"/>
          <w:noProof/>
          <w:sz w:val="22"/>
          <w:szCs w:val="22"/>
        </w:rPr>
      </w:pPr>
      <w:hyperlink w:anchor="_Toc96691720" w:history="1">
        <w:r w:rsidR="007A109C" w:rsidRPr="00346245">
          <w:rPr>
            <w:rStyle w:val="Hyperlink"/>
            <w:noProof/>
          </w:rPr>
          <w:t>Bảng 3</w:t>
        </w:r>
        <w:r w:rsidR="007A109C" w:rsidRPr="00346245">
          <w:rPr>
            <w:rStyle w:val="Hyperlink"/>
            <w:noProof/>
          </w:rPr>
          <w:noBreakHyphen/>
          <w:t xml:space="preserve">1. Xác suất lây truyền </w:t>
        </w:r>
        <w:r w:rsidR="007A109C" w:rsidRPr="00346245">
          <w:rPr>
            <w:rStyle w:val="Hyperlink"/>
            <w:noProof/>
            <w:lang w:val="en-GB"/>
          </w:rPr>
          <w:t>[3]</w:t>
        </w:r>
        <w:r w:rsidR="007A109C">
          <w:rPr>
            <w:noProof/>
            <w:webHidden/>
          </w:rPr>
          <w:tab/>
        </w:r>
        <w:r w:rsidR="007A109C">
          <w:rPr>
            <w:noProof/>
            <w:webHidden/>
          </w:rPr>
          <w:fldChar w:fldCharType="begin"/>
        </w:r>
        <w:r w:rsidR="007A109C">
          <w:rPr>
            <w:noProof/>
            <w:webHidden/>
          </w:rPr>
          <w:instrText xml:space="preserve"> PAGEREF _Toc96691720 \h </w:instrText>
        </w:r>
        <w:r w:rsidR="007A109C">
          <w:rPr>
            <w:noProof/>
            <w:webHidden/>
          </w:rPr>
        </w:r>
        <w:r w:rsidR="007A109C">
          <w:rPr>
            <w:noProof/>
            <w:webHidden/>
          </w:rPr>
          <w:fldChar w:fldCharType="separate"/>
        </w:r>
        <w:r w:rsidR="007A109C">
          <w:rPr>
            <w:noProof/>
            <w:webHidden/>
          </w:rPr>
          <w:t>33</w:t>
        </w:r>
        <w:r w:rsidR="007A109C">
          <w:rPr>
            <w:noProof/>
            <w:webHidden/>
          </w:rPr>
          <w:fldChar w:fldCharType="end"/>
        </w:r>
      </w:hyperlink>
    </w:p>
    <w:p w14:paraId="337A75B7" w14:textId="77777777" w:rsidR="007A109C" w:rsidRDefault="00F54D91">
      <w:pPr>
        <w:pStyle w:val="TableofFigures"/>
        <w:tabs>
          <w:tab w:val="right" w:leader="dot" w:pos="9061"/>
        </w:tabs>
        <w:rPr>
          <w:rFonts w:asciiTheme="minorHAnsi" w:eastAsiaTheme="minorEastAsia" w:hAnsiTheme="minorHAnsi"/>
          <w:noProof/>
          <w:sz w:val="22"/>
          <w:szCs w:val="22"/>
        </w:rPr>
      </w:pPr>
      <w:hyperlink w:anchor="_Toc96691721" w:history="1">
        <w:r w:rsidR="007A109C" w:rsidRPr="00346245">
          <w:rPr>
            <w:rStyle w:val="Hyperlink"/>
            <w:noProof/>
          </w:rPr>
          <w:t>Bảng 3</w:t>
        </w:r>
        <w:r w:rsidR="007A109C" w:rsidRPr="00346245">
          <w:rPr>
            <w:rStyle w:val="Hyperlink"/>
            <w:noProof/>
          </w:rPr>
          <w:noBreakHyphen/>
          <w:t>2. Số lượng tiếp xúc trung bình trong 1 tuần</w:t>
        </w:r>
        <w:r w:rsidR="007A109C">
          <w:rPr>
            <w:noProof/>
            <w:webHidden/>
          </w:rPr>
          <w:tab/>
        </w:r>
        <w:r w:rsidR="007A109C">
          <w:rPr>
            <w:noProof/>
            <w:webHidden/>
          </w:rPr>
          <w:fldChar w:fldCharType="begin"/>
        </w:r>
        <w:r w:rsidR="007A109C">
          <w:rPr>
            <w:noProof/>
            <w:webHidden/>
          </w:rPr>
          <w:instrText xml:space="preserve"> PAGEREF _Toc96691721 \h </w:instrText>
        </w:r>
        <w:r w:rsidR="007A109C">
          <w:rPr>
            <w:noProof/>
            <w:webHidden/>
          </w:rPr>
        </w:r>
        <w:r w:rsidR="007A109C">
          <w:rPr>
            <w:noProof/>
            <w:webHidden/>
          </w:rPr>
          <w:fldChar w:fldCharType="separate"/>
        </w:r>
        <w:r w:rsidR="007A109C">
          <w:rPr>
            <w:noProof/>
            <w:webHidden/>
          </w:rPr>
          <w:t>34</w:t>
        </w:r>
        <w:r w:rsidR="007A109C">
          <w:rPr>
            <w:noProof/>
            <w:webHidden/>
          </w:rPr>
          <w:fldChar w:fldCharType="end"/>
        </w:r>
      </w:hyperlink>
    </w:p>
    <w:p w14:paraId="7C02AD3E" w14:textId="77777777" w:rsidR="007A109C" w:rsidRDefault="00F54D91">
      <w:pPr>
        <w:pStyle w:val="TableofFigures"/>
        <w:tabs>
          <w:tab w:val="right" w:leader="dot" w:pos="9061"/>
        </w:tabs>
        <w:rPr>
          <w:rFonts w:asciiTheme="minorHAnsi" w:eastAsiaTheme="minorEastAsia" w:hAnsiTheme="minorHAnsi"/>
          <w:noProof/>
          <w:sz w:val="22"/>
          <w:szCs w:val="22"/>
        </w:rPr>
      </w:pPr>
      <w:hyperlink w:anchor="_Toc96691722" w:history="1">
        <w:r w:rsidR="007A109C" w:rsidRPr="00346245">
          <w:rPr>
            <w:rStyle w:val="Hyperlink"/>
            <w:noProof/>
          </w:rPr>
          <w:t>Bảng 4</w:t>
        </w:r>
        <w:r w:rsidR="007A109C" w:rsidRPr="00346245">
          <w:rPr>
            <w:rStyle w:val="Hyperlink"/>
            <w:noProof/>
          </w:rPr>
          <w:noBreakHyphen/>
          <w:t>1: Kết quả khi loại bỏ các tiếp xúc trực tiếp và tiếp xúc của trang trại lớn</w:t>
        </w:r>
        <w:r w:rsidR="007A109C">
          <w:rPr>
            <w:noProof/>
            <w:webHidden/>
          </w:rPr>
          <w:tab/>
        </w:r>
        <w:r w:rsidR="007A109C">
          <w:rPr>
            <w:noProof/>
            <w:webHidden/>
          </w:rPr>
          <w:fldChar w:fldCharType="begin"/>
        </w:r>
        <w:r w:rsidR="007A109C">
          <w:rPr>
            <w:noProof/>
            <w:webHidden/>
          </w:rPr>
          <w:instrText xml:space="preserve"> PAGEREF _Toc96691722 \h </w:instrText>
        </w:r>
        <w:r w:rsidR="007A109C">
          <w:rPr>
            <w:noProof/>
            <w:webHidden/>
          </w:rPr>
        </w:r>
        <w:r w:rsidR="007A109C">
          <w:rPr>
            <w:noProof/>
            <w:webHidden/>
          </w:rPr>
          <w:fldChar w:fldCharType="separate"/>
        </w:r>
        <w:r w:rsidR="007A109C">
          <w:rPr>
            <w:noProof/>
            <w:webHidden/>
          </w:rPr>
          <w:t>40</w:t>
        </w:r>
        <w:r w:rsidR="007A109C">
          <w:rPr>
            <w:noProof/>
            <w:webHidden/>
          </w:rPr>
          <w:fldChar w:fldCharType="end"/>
        </w:r>
      </w:hyperlink>
    </w:p>
    <w:p w14:paraId="0DBD1378" w14:textId="77777777" w:rsidR="007A109C" w:rsidRDefault="00F54D91">
      <w:pPr>
        <w:pStyle w:val="TableofFigures"/>
        <w:tabs>
          <w:tab w:val="right" w:leader="dot" w:pos="9061"/>
        </w:tabs>
        <w:rPr>
          <w:rFonts w:asciiTheme="minorHAnsi" w:eastAsiaTheme="minorEastAsia" w:hAnsiTheme="minorHAnsi"/>
          <w:noProof/>
          <w:sz w:val="22"/>
          <w:szCs w:val="22"/>
        </w:rPr>
      </w:pPr>
      <w:hyperlink w:anchor="_Toc96691723" w:history="1">
        <w:r w:rsidR="007A109C" w:rsidRPr="00346245">
          <w:rPr>
            <w:rStyle w:val="Hyperlink"/>
            <w:noProof/>
          </w:rPr>
          <w:t>Bảng 4</w:t>
        </w:r>
        <w:r w:rsidR="007A109C" w:rsidRPr="00346245">
          <w:rPr>
            <w:rStyle w:val="Hyperlink"/>
            <w:noProof/>
          </w:rPr>
          <w:noBreakHyphen/>
          <w:t>2: Kết quả khi hạn chế di chuyển của trang trại bị nhiễm bệnh</w:t>
        </w:r>
        <w:r w:rsidR="007A109C">
          <w:rPr>
            <w:noProof/>
            <w:webHidden/>
          </w:rPr>
          <w:tab/>
        </w:r>
        <w:r w:rsidR="007A109C">
          <w:rPr>
            <w:noProof/>
            <w:webHidden/>
          </w:rPr>
          <w:fldChar w:fldCharType="begin"/>
        </w:r>
        <w:r w:rsidR="007A109C">
          <w:rPr>
            <w:noProof/>
            <w:webHidden/>
          </w:rPr>
          <w:instrText xml:space="preserve"> PAGEREF _Toc96691723 \h </w:instrText>
        </w:r>
        <w:r w:rsidR="007A109C">
          <w:rPr>
            <w:noProof/>
            <w:webHidden/>
          </w:rPr>
        </w:r>
        <w:r w:rsidR="007A109C">
          <w:rPr>
            <w:noProof/>
            <w:webHidden/>
          </w:rPr>
          <w:fldChar w:fldCharType="separate"/>
        </w:r>
        <w:r w:rsidR="007A109C">
          <w:rPr>
            <w:noProof/>
            <w:webHidden/>
          </w:rPr>
          <w:t>41</w:t>
        </w:r>
        <w:r w:rsidR="007A109C">
          <w:rPr>
            <w:noProof/>
            <w:webHidden/>
          </w:rPr>
          <w:fldChar w:fldCharType="end"/>
        </w:r>
      </w:hyperlink>
    </w:p>
    <w:p w14:paraId="29A0A475" w14:textId="77777777" w:rsidR="007A109C" w:rsidRDefault="00F54D91">
      <w:pPr>
        <w:pStyle w:val="TableofFigures"/>
        <w:tabs>
          <w:tab w:val="right" w:leader="dot" w:pos="9061"/>
        </w:tabs>
        <w:rPr>
          <w:rFonts w:asciiTheme="minorHAnsi" w:eastAsiaTheme="minorEastAsia" w:hAnsiTheme="minorHAnsi"/>
          <w:noProof/>
          <w:sz w:val="22"/>
          <w:szCs w:val="22"/>
        </w:rPr>
      </w:pPr>
      <w:hyperlink w:anchor="_Toc96691724" w:history="1">
        <w:r w:rsidR="007A109C" w:rsidRPr="00346245">
          <w:rPr>
            <w:rStyle w:val="Hyperlink"/>
            <w:noProof/>
          </w:rPr>
          <w:t>Bảng 4</w:t>
        </w:r>
        <w:r w:rsidR="007A109C" w:rsidRPr="00346245">
          <w:rPr>
            <w:rStyle w:val="Hyperlink"/>
            <w:noProof/>
          </w:rPr>
          <w:noBreakHyphen/>
          <w:t>3: Kết quả khi hạn chế di chuyển của tất cả các trang trại</w:t>
        </w:r>
        <w:r w:rsidR="007A109C">
          <w:rPr>
            <w:noProof/>
            <w:webHidden/>
          </w:rPr>
          <w:tab/>
        </w:r>
        <w:r w:rsidR="007A109C">
          <w:rPr>
            <w:noProof/>
            <w:webHidden/>
          </w:rPr>
          <w:fldChar w:fldCharType="begin"/>
        </w:r>
        <w:r w:rsidR="007A109C">
          <w:rPr>
            <w:noProof/>
            <w:webHidden/>
          </w:rPr>
          <w:instrText xml:space="preserve"> PAGEREF _Toc96691724 \h </w:instrText>
        </w:r>
        <w:r w:rsidR="007A109C">
          <w:rPr>
            <w:noProof/>
            <w:webHidden/>
          </w:rPr>
        </w:r>
        <w:r w:rsidR="007A109C">
          <w:rPr>
            <w:noProof/>
            <w:webHidden/>
          </w:rPr>
          <w:fldChar w:fldCharType="separate"/>
        </w:r>
        <w:r w:rsidR="007A109C">
          <w:rPr>
            <w:noProof/>
            <w:webHidden/>
          </w:rPr>
          <w:t>42</w:t>
        </w:r>
        <w:r w:rsidR="007A109C">
          <w:rPr>
            <w:noProof/>
            <w:webHidden/>
          </w:rPr>
          <w:fldChar w:fldCharType="end"/>
        </w:r>
      </w:hyperlink>
    </w:p>
    <w:p w14:paraId="12D1E962" w14:textId="77777777" w:rsidR="007A109C" w:rsidRDefault="00F54D91">
      <w:pPr>
        <w:pStyle w:val="TableofFigures"/>
        <w:tabs>
          <w:tab w:val="right" w:leader="dot" w:pos="9061"/>
        </w:tabs>
        <w:rPr>
          <w:rFonts w:asciiTheme="minorHAnsi" w:eastAsiaTheme="minorEastAsia" w:hAnsiTheme="minorHAnsi"/>
          <w:noProof/>
          <w:sz w:val="22"/>
          <w:szCs w:val="22"/>
        </w:rPr>
      </w:pPr>
      <w:hyperlink w:anchor="_Toc96691725" w:history="1">
        <w:r w:rsidR="007A109C" w:rsidRPr="00346245">
          <w:rPr>
            <w:rStyle w:val="Hyperlink"/>
            <w:noProof/>
          </w:rPr>
          <w:t>Bảng 4</w:t>
        </w:r>
        <w:r w:rsidR="007A109C" w:rsidRPr="00346245">
          <w:rPr>
            <w:rStyle w:val="Hyperlink"/>
            <w:noProof/>
          </w:rPr>
          <w:noBreakHyphen/>
          <w:t>4: Kết quả khi nâng cao an toàn sinh học cho các trang trại vừa và nhỏ</w:t>
        </w:r>
        <w:r w:rsidR="007A109C">
          <w:rPr>
            <w:noProof/>
            <w:webHidden/>
          </w:rPr>
          <w:tab/>
        </w:r>
        <w:r w:rsidR="007A109C">
          <w:rPr>
            <w:noProof/>
            <w:webHidden/>
          </w:rPr>
          <w:fldChar w:fldCharType="begin"/>
        </w:r>
        <w:r w:rsidR="007A109C">
          <w:rPr>
            <w:noProof/>
            <w:webHidden/>
          </w:rPr>
          <w:instrText xml:space="preserve"> PAGEREF _Toc96691725 \h </w:instrText>
        </w:r>
        <w:r w:rsidR="007A109C">
          <w:rPr>
            <w:noProof/>
            <w:webHidden/>
          </w:rPr>
        </w:r>
        <w:r w:rsidR="007A109C">
          <w:rPr>
            <w:noProof/>
            <w:webHidden/>
          </w:rPr>
          <w:fldChar w:fldCharType="separate"/>
        </w:r>
        <w:r w:rsidR="007A109C">
          <w:rPr>
            <w:noProof/>
            <w:webHidden/>
          </w:rPr>
          <w:t>43</w:t>
        </w:r>
        <w:r w:rsidR="007A109C">
          <w:rPr>
            <w:noProof/>
            <w:webHidden/>
          </w:rPr>
          <w:fldChar w:fldCharType="end"/>
        </w:r>
      </w:hyperlink>
    </w:p>
    <w:p w14:paraId="19F31604" w14:textId="77777777" w:rsidR="007A109C" w:rsidRDefault="00F54D91">
      <w:pPr>
        <w:pStyle w:val="TableofFigures"/>
        <w:tabs>
          <w:tab w:val="right" w:leader="dot" w:pos="9061"/>
        </w:tabs>
        <w:rPr>
          <w:rFonts w:asciiTheme="minorHAnsi" w:eastAsiaTheme="minorEastAsia" w:hAnsiTheme="minorHAnsi"/>
          <w:noProof/>
          <w:sz w:val="22"/>
          <w:szCs w:val="22"/>
        </w:rPr>
      </w:pPr>
      <w:hyperlink w:anchor="_Toc96691726" w:history="1">
        <w:r w:rsidR="007A109C" w:rsidRPr="00346245">
          <w:rPr>
            <w:rStyle w:val="Hyperlink"/>
            <w:noProof/>
          </w:rPr>
          <w:t>Bảng 4</w:t>
        </w:r>
        <w:r w:rsidR="007A109C" w:rsidRPr="00346245">
          <w:rPr>
            <w:rStyle w:val="Hyperlink"/>
            <w:noProof/>
          </w:rPr>
          <w:noBreakHyphen/>
          <w:t>5: Kết quả tiêu hủy lợn bị nhiễm bệnh</w:t>
        </w:r>
        <w:r w:rsidR="007A109C">
          <w:rPr>
            <w:noProof/>
            <w:webHidden/>
          </w:rPr>
          <w:tab/>
        </w:r>
        <w:r w:rsidR="007A109C">
          <w:rPr>
            <w:noProof/>
            <w:webHidden/>
          </w:rPr>
          <w:fldChar w:fldCharType="begin"/>
        </w:r>
        <w:r w:rsidR="007A109C">
          <w:rPr>
            <w:noProof/>
            <w:webHidden/>
          </w:rPr>
          <w:instrText xml:space="preserve"> PAGEREF _Toc96691726 \h </w:instrText>
        </w:r>
        <w:r w:rsidR="007A109C">
          <w:rPr>
            <w:noProof/>
            <w:webHidden/>
          </w:rPr>
        </w:r>
        <w:r w:rsidR="007A109C">
          <w:rPr>
            <w:noProof/>
            <w:webHidden/>
          </w:rPr>
          <w:fldChar w:fldCharType="separate"/>
        </w:r>
        <w:r w:rsidR="007A109C">
          <w:rPr>
            <w:noProof/>
            <w:webHidden/>
          </w:rPr>
          <w:t>44</w:t>
        </w:r>
        <w:r w:rsidR="007A109C">
          <w:rPr>
            <w:noProof/>
            <w:webHidden/>
          </w:rPr>
          <w:fldChar w:fldCharType="end"/>
        </w:r>
      </w:hyperlink>
    </w:p>
    <w:p w14:paraId="1DA060E3" w14:textId="77777777" w:rsidR="004426E0" w:rsidRDefault="00974D02" w:rsidP="0038083D">
      <w:pPr>
        <w:jc w:val="both"/>
        <w:rPr>
          <w:rFonts w:eastAsiaTheme="majorEastAsia" w:cstheme="majorBidi"/>
          <w:szCs w:val="26"/>
          <w:lang w:val="en-GB"/>
        </w:rPr>
      </w:pPr>
      <w:r>
        <w:rPr>
          <w:lang w:val="en-GB"/>
        </w:rPr>
        <w:fldChar w:fldCharType="end"/>
      </w:r>
      <w:r w:rsidR="004426E0">
        <w:rPr>
          <w:lang w:val="en-GB"/>
        </w:rPr>
        <w:br w:type="page"/>
      </w:r>
    </w:p>
    <w:p w14:paraId="2CB1983E" w14:textId="77777777" w:rsidR="004426E0" w:rsidRPr="004426E0" w:rsidRDefault="00530FC8" w:rsidP="0038083D">
      <w:pPr>
        <w:pStyle w:val="Heading2"/>
        <w:numPr>
          <w:ilvl w:val="0"/>
          <w:numId w:val="0"/>
        </w:numPr>
        <w:jc w:val="both"/>
        <w:rPr>
          <w:lang w:val="en-GB"/>
        </w:rPr>
      </w:pPr>
      <w:bookmarkStart w:id="11" w:name="_Toc96691675"/>
      <w:r w:rsidRPr="004426E0">
        <w:rPr>
          <w:lang w:val="en-GB"/>
        </w:rPr>
        <w:lastRenderedPageBreak/>
        <w:t>Danh mục các hình vẽ</w:t>
      </w:r>
      <w:r w:rsidR="004426E0" w:rsidRPr="004426E0">
        <w:rPr>
          <w:lang w:val="en-GB"/>
        </w:rPr>
        <w:t>, đồ thị</w:t>
      </w:r>
      <w:bookmarkEnd w:id="11"/>
    </w:p>
    <w:p w14:paraId="342A49B5" w14:textId="77777777" w:rsidR="007A109C" w:rsidRDefault="00974D02">
      <w:pPr>
        <w:pStyle w:val="TableofFigures"/>
        <w:tabs>
          <w:tab w:val="right" w:leader="dot" w:pos="9061"/>
        </w:tabs>
        <w:rPr>
          <w:rFonts w:asciiTheme="minorHAnsi" w:eastAsiaTheme="minorEastAsia" w:hAnsiTheme="minorHAnsi"/>
          <w:noProof/>
          <w:sz w:val="22"/>
          <w:szCs w:val="22"/>
        </w:rPr>
      </w:pPr>
      <w:r>
        <w:rPr>
          <w:lang w:val="en-GB"/>
        </w:rPr>
        <w:fldChar w:fldCharType="begin"/>
      </w:r>
      <w:r>
        <w:rPr>
          <w:lang w:val="en-GB"/>
        </w:rPr>
        <w:instrText xml:space="preserve"> TOC \h \z \c "Hình" </w:instrText>
      </w:r>
      <w:r>
        <w:rPr>
          <w:lang w:val="en-GB"/>
        </w:rPr>
        <w:fldChar w:fldCharType="separate"/>
      </w:r>
      <w:hyperlink w:anchor="_Toc96691727" w:history="1">
        <w:r w:rsidR="007A109C" w:rsidRPr="00802C09">
          <w:rPr>
            <w:rStyle w:val="Hyperlink"/>
            <w:noProof/>
          </w:rPr>
          <w:t xml:space="preserve">Hình 1.1: Quá trình bùng phát dịch ASF ở một số khu vực trên thế giới </w:t>
        </w:r>
        <w:r w:rsidR="007A109C" w:rsidRPr="00802C09">
          <w:rPr>
            <w:rStyle w:val="Hyperlink"/>
            <w:noProof/>
            <w:lang w:val="en-GB"/>
          </w:rPr>
          <w:t>[5]</w:t>
        </w:r>
        <w:r w:rsidR="007A109C">
          <w:rPr>
            <w:noProof/>
            <w:webHidden/>
          </w:rPr>
          <w:tab/>
        </w:r>
        <w:r w:rsidR="007A109C">
          <w:rPr>
            <w:noProof/>
            <w:webHidden/>
          </w:rPr>
          <w:fldChar w:fldCharType="begin"/>
        </w:r>
        <w:r w:rsidR="007A109C">
          <w:rPr>
            <w:noProof/>
            <w:webHidden/>
          </w:rPr>
          <w:instrText xml:space="preserve"> PAGEREF _Toc96691727 \h </w:instrText>
        </w:r>
        <w:r w:rsidR="007A109C">
          <w:rPr>
            <w:noProof/>
            <w:webHidden/>
          </w:rPr>
        </w:r>
        <w:r w:rsidR="007A109C">
          <w:rPr>
            <w:noProof/>
            <w:webHidden/>
          </w:rPr>
          <w:fldChar w:fldCharType="separate"/>
        </w:r>
        <w:r w:rsidR="007A109C">
          <w:rPr>
            <w:noProof/>
            <w:webHidden/>
          </w:rPr>
          <w:t>10</w:t>
        </w:r>
        <w:r w:rsidR="007A109C">
          <w:rPr>
            <w:noProof/>
            <w:webHidden/>
          </w:rPr>
          <w:fldChar w:fldCharType="end"/>
        </w:r>
      </w:hyperlink>
    </w:p>
    <w:p w14:paraId="555A6DA8" w14:textId="77777777" w:rsidR="007A109C" w:rsidRDefault="00F54D91">
      <w:pPr>
        <w:pStyle w:val="TableofFigures"/>
        <w:tabs>
          <w:tab w:val="right" w:leader="dot" w:pos="9061"/>
        </w:tabs>
        <w:rPr>
          <w:rFonts w:asciiTheme="minorHAnsi" w:eastAsiaTheme="minorEastAsia" w:hAnsiTheme="minorHAnsi"/>
          <w:noProof/>
          <w:sz w:val="22"/>
          <w:szCs w:val="22"/>
        </w:rPr>
      </w:pPr>
      <w:hyperlink w:anchor="_Toc96691728" w:history="1">
        <w:r w:rsidR="007A109C" w:rsidRPr="00802C09">
          <w:rPr>
            <w:rStyle w:val="Hyperlink"/>
            <w:noProof/>
          </w:rPr>
          <w:t xml:space="preserve">Hình 1.2: Ước tính mật độ nuôi lợn của Việt Nam (A) và các xã bị ảnh hưởng bởi ASF ở Việt Nam (B) (Nguồn: Cục Thú y Việt Nam, 2020). </w:t>
        </w:r>
        <w:r w:rsidR="007A109C" w:rsidRPr="00802C09">
          <w:rPr>
            <w:rStyle w:val="Hyperlink"/>
            <w:noProof/>
            <w:lang w:val="en-GB"/>
          </w:rPr>
          <w:t>[5]</w:t>
        </w:r>
        <w:r w:rsidR="007A109C">
          <w:rPr>
            <w:noProof/>
            <w:webHidden/>
          </w:rPr>
          <w:tab/>
        </w:r>
        <w:r w:rsidR="007A109C">
          <w:rPr>
            <w:noProof/>
            <w:webHidden/>
          </w:rPr>
          <w:fldChar w:fldCharType="begin"/>
        </w:r>
        <w:r w:rsidR="007A109C">
          <w:rPr>
            <w:noProof/>
            <w:webHidden/>
          </w:rPr>
          <w:instrText xml:space="preserve"> PAGEREF _Toc96691728 \h </w:instrText>
        </w:r>
        <w:r w:rsidR="007A109C">
          <w:rPr>
            <w:noProof/>
            <w:webHidden/>
          </w:rPr>
        </w:r>
        <w:r w:rsidR="007A109C">
          <w:rPr>
            <w:noProof/>
            <w:webHidden/>
          </w:rPr>
          <w:fldChar w:fldCharType="separate"/>
        </w:r>
        <w:r w:rsidR="007A109C">
          <w:rPr>
            <w:noProof/>
            <w:webHidden/>
          </w:rPr>
          <w:t>11</w:t>
        </w:r>
        <w:r w:rsidR="007A109C">
          <w:rPr>
            <w:noProof/>
            <w:webHidden/>
          </w:rPr>
          <w:fldChar w:fldCharType="end"/>
        </w:r>
      </w:hyperlink>
    </w:p>
    <w:p w14:paraId="092DBC1F" w14:textId="77777777" w:rsidR="007A109C" w:rsidRDefault="00F54D91">
      <w:pPr>
        <w:pStyle w:val="TableofFigures"/>
        <w:tabs>
          <w:tab w:val="right" w:leader="dot" w:pos="9061"/>
        </w:tabs>
        <w:rPr>
          <w:rFonts w:asciiTheme="minorHAnsi" w:eastAsiaTheme="minorEastAsia" w:hAnsiTheme="minorHAnsi"/>
          <w:noProof/>
          <w:sz w:val="22"/>
          <w:szCs w:val="22"/>
        </w:rPr>
      </w:pPr>
      <w:hyperlink w:anchor="_Toc96691729" w:history="1">
        <w:r w:rsidR="007A109C" w:rsidRPr="00802C09">
          <w:rPr>
            <w:rStyle w:val="Hyperlink"/>
            <w:noProof/>
          </w:rPr>
          <w:t xml:space="preserve">Hình 1.3: Phân loại các mô hình nghiên cứu sự lây lan của ASF </w:t>
        </w:r>
        <w:r w:rsidR="007A109C" w:rsidRPr="00802C09">
          <w:rPr>
            <w:rStyle w:val="Hyperlink"/>
            <w:noProof/>
            <w:lang w:val="en-GB"/>
          </w:rPr>
          <w:t>[6]</w:t>
        </w:r>
        <w:r w:rsidR="007A109C">
          <w:rPr>
            <w:noProof/>
            <w:webHidden/>
          </w:rPr>
          <w:tab/>
        </w:r>
        <w:r w:rsidR="007A109C">
          <w:rPr>
            <w:noProof/>
            <w:webHidden/>
          </w:rPr>
          <w:fldChar w:fldCharType="begin"/>
        </w:r>
        <w:r w:rsidR="007A109C">
          <w:rPr>
            <w:noProof/>
            <w:webHidden/>
          </w:rPr>
          <w:instrText xml:space="preserve"> PAGEREF _Toc96691729 \h </w:instrText>
        </w:r>
        <w:r w:rsidR="007A109C">
          <w:rPr>
            <w:noProof/>
            <w:webHidden/>
          </w:rPr>
        </w:r>
        <w:r w:rsidR="007A109C">
          <w:rPr>
            <w:noProof/>
            <w:webHidden/>
          </w:rPr>
          <w:fldChar w:fldCharType="separate"/>
        </w:r>
        <w:r w:rsidR="007A109C">
          <w:rPr>
            <w:noProof/>
            <w:webHidden/>
          </w:rPr>
          <w:t>15</w:t>
        </w:r>
        <w:r w:rsidR="007A109C">
          <w:rPr>
            <w:noProof/>
            <w:webHidden/>
          </w:rPr>
          <w:fldChar w:fldCharType="end"/>
        </w:r>
      </w:hyperlink>
    </w:p>
    <w:p w14:paraId="3A96AEEE" w14:textId="77777777" w:rsidR="007A109C" w:rsidRDefault="00F54D91">
      <w:pPr>
        <w:pStyle w:val="TableofFigures"/>
        <w:tabs>
          <w:tab w:val="right" w:leader="dot" w:pos="9061"/>
        </w:tabs>
        <w:rPr>
          <w:rFonts w:asciiTheme="minorHAnsi" w:eastAsiaTheme="minorEastAsia" w:hAnsiTheme="minorHAnsi"/>
          <w:noProof/>
          <w:sz w:val="22"/>
          <w:szCs w:val="22"/>
        </w:rPr>
      </w:pPr>
      <w:hyperlink w:anchor="_Toc96691730" w:history="1">
        <w:r w:rsidR="007A109C" w:rsidRPr="00802C09">
          <w:rPr>
            <w:rStyle w:val="Hyperlink"/>
            <w:noProof/>
          </w:rPr>
          <w:t>Hình 2.1: Lưu đồ thể hiện việc tạo ra các tiếp xúc trực tiếp (Bước 1)</w:t>
        </w:r>
        <w:r w:rsidR="007A109C">
          <w:rPr>
            <w:noProof/>
            <w:webHidden/>
          </w:rPr>
          <w:tab/>
        </w:r>
        <w:r w:rsidR="007A109C">
          <w:rPr>
            <w:noProof/>
            <w:webHidden/>
          </w:rPr>
          <w:fldChar w:fldCharType="begin"/>
        </w:r>
        <w:r w:rsidR="007A109C">
          <w:rPr>
            <w:noProof/>
            <w:webHidden/>
          </w:rPr>
          <w:instrText xml:space="preserve"> PAGEREF _Toc96691730 \h </w:instrText>
        </w:r>
        <w:r w:rsidR="007A109C">
          <w:rPr>
            <w:noProof/>
            <w:webHidden/>
          </w:rPr>
        </w:r>
        <w:r w:rsidR="007A109C">
          <w:rPr>
            <w:noProof/>
            <w:webHidden/>
          </w:rPr>
          <w:fldChar w:fldCharType="separate"/>
        </w:r>
        <w:r w:rsidR="007A109C">
          <w:rPr>
            <w:noProof/>
            <w:webHidden/>
          </w:rPr>
          <w:t>21</w:t>
        </w:r>
        <w:r w:rsidR="007A109C">
          <w:rPr>
            <w:noProof/>
            <w:webHidden/>
          </w:rPr>
          <w:fldChar w:fldCharType="end"/>
        </w:r>
      </w:hyperlink>
    </w:p>
    <w:p w14:paraId="41C1A6BE" w14:textId="77777777" w:rsidR="007A109C" w:rsidRDefault="00F54D91">
      <w:pPr>
        <w:pStyle w:val="TableofFigures"/>
        <w:tabs>
          <w:tab w:val="right" w:leader="dot" w:pos="9061"/>
        </w:tabs>
        <w:rPr>
          <w:rFonts w:asciiTheme="minorHAnsi" w:eastAsiaTheme="minorEastAsia" w:hAnsiTheme="minorHAnsi"/>
          <w:noProof/>
          <w:sz w:val="22"/>
          <w:szCs w:val="22"/>
        </w:rPr>
      </w:pPr>
      <w:hyperlink w:anchor="_Toc96691731" w:history="1">
        <w:r w:rsidR="007A109C" w:rsidRPr="00802C09">
          <w:rPr>
            <w:rStyle w:val="Hyperlink"/>
            <w:noProof/>
          </w:rPr>
          <w:t>Hình 2.2. Lưu đồ thể hiện quá trình tạo ra các tiếp xúc trực tiếp (Bước 2)</w:t>
        </w:r>
        <w:r w:rsidR="007A109C">
          <w:rPr>
            <w:noProof/>
            <w:webHidden/>
          </w:rPr>
          <w:tab/>
        </w:r>
        <w:r w:rsidR="007A109C">
          <w:rPr>
            <w:noProof/>
            <w:webHidden/>
          </w:rPr>
          <w:fldChar w:fldCharType="begin"/>
        </w:r>
        <w:r w:rsidR="007A109C">
          <w:rPr>
            <w:noProof/>
            <w:webHidden/>
          </w:rPr>
          <w:instrText xml:space="preserve"> PAGEREF _Toc96691731 \h </w:instrText>
        </w:r>
        <w:r w:rsidR="007A109C">
          <w:rPr>
            <w:noProof/>
            <w:webHidden/>
          </w:rPr>
        </w:r>
        <w:r w:rsidR="007A109C">
          <w:rPr>
            <w:noProof/>
            <w:webHidden/>
          </w:rPr>
          <w:fldChar w:fldCharType="separate"/>
        </w:r>
        <w:r w:rsidR="007A109C">
          <w:rPr>
            <w:noProof/>
            <w:webHidden/>
          </w:rPr>
          <w:t>22</w:t>
        </w:r>
        <w:r w:rsidR="007A109C">
          <w:rPr>
            <w:noProof/>
            <w:webHidden/>
          </w:rPr>
          <w:fldChar w:fldCharType="end"/>
        </w:r>
      </w:hyperlink>
    </w:p>
    <w:p w14:paraId="3D26AF66" w14:textId="77777777" w:rsidR="007A109C" w:rsidRDefault="00F54D91">
      <w:pPr>
        <w:pStyle w:val="TableofFigures"/>
        <w:tabs>
          <w:tab w:val="right" w:leader="dot" w:pos="9061"/>
        </w:tabs>
        <w:rPr>
          <w:rFonts w:asciiTheme="minorHAnsi" w:eastAsiaTheme="minorEastAsia" w:hAnsiTheme="minorHAnsi"/>
          <w:noProof/>
          <w:sz w:val="22"/>
          <w:szCs w:val="22"/>
        </w:rPr>
      </w:pPr>
      <w:hyperlink w:anchor="_Toc96691732" w:history="1">
        <w:r w:rsidR="007A109C" w:rsidRPr="00802C09">
          <w:rPr>
            <w:rStyle w:val="Hyperlink"/>
            <w:noProof/>
          </w:rPr>
          <w:t xml:space="preserve">Hình 2.3: Một ảnh chụp màn hình của QGIS Desktop </w:t>
        </w:r>
        <w:r w:rsidR="007A109C" w:rsidRPr="00802C09">
          <w:rPr>
            <w:rStyle w:val="Hyperlink"/>
            <w:noProof/>
            <w:lang w:val="en-GB"/>
          </w:rPr>
          <w:t>[10]</w:t>
        </w:r>
        <w:r w:rsidR="007A109C">
          <w:rPr>
            <w:noProof/>
            <w:webHidden/>
          </w:rPr>
          <w:tab/>
        </w:r>
        <w:r w:rsidR="007A109C">
          <w:rPr>
            <w:noProof/>
            <w:webHidden/>
          </w:rPr>
          <w:fldChar w:fldCharType="begin"/>
        </w:r>
        <w:r w:rsidR="007A109C">
          <w:rPr>
            <w:noProof/>
            <w:webHidden/>
          </w:rPr>
          <w:instrText xml:space="preserve"> PAGEREF _Toc96691732 \h </w:instrText>
        </w:r>
        <w:r w:rsidR="007A109C">
          <w:rPr>
            <w:noProof/>
            <w:webHidden/>
          </w:rPr>
        </w:r>
        <w:r w:rsidR="007A109C">
          <w:rPr>
            <w:noProof/>
            <w:webHidden/>
          </w:rPr>
          <w:fldChar w:fldCharType="separate"/>
        </w:r>
        <w:r w:rsidR="007A109C">
          <w:rPr>
            <w:noProof/>
            <w:webHidden/>
          </w:rPr>
          <w:t>25</w:t>
        </w:r>
        <w:r w:rsidR="007A109C">
          <w:rPr>
            <w:noProof/>
            <w:webHidden/>
          </w:rPr>
          <w:fldChar w:fldCharType="end"/>
        </w:r>
      </w:hyperlink>
    </w:p>
    <w:p w14:paraId="1023B6DF" w14:textId="77777777" w:rsidR="007A109C" w:rsidRDefault="00F54D91">
      <w:pPr>
        <w:pStyle w:val="TableofFigures"/>
        <w:tabs>
          <w:tab w:val="right" w:leader="dot" w:pos="9061"/>
        </w:tabs>
        <w:rPr>
          <w:rFonts w:asciiTheme="minorHAnsi" w:eastAsiaTheme="minorEastAsia" w:hAnsiTheme="minorHAnsi"/>
          <w:noProof/>
          <w:sz w:val="22"/>
          <w:szCs w:val="22"/>
        </w:rPr>
      </w:pPr>
      <w:hyperlink w:anchor="_Toc96691733" w:history="1">
        <w:r w:rsidR="007A109C" w:rsidRPr="00802C09">
          <w:rPr>
            <w:rStyle w:val="Hyperlink"/>
            <w:noProof/>
          </w:rPr>
          <w:t>Hình 3.1. Các thành phần của mô phỏng</w:t>
        </w:r>
        <w:r w:rsidR="007A109C">
          <w:rPr>
            <w:noProof/>
            <w:webHidden/>
          </w:rPr>
          <w:tab/>
        </w:r>
        <w:r w:rsidR="007A109C">
          <w:rPr>
            <w:noProof/>
            <w:webHidden/>
          </w:rPr>
          <w:fldChar w:fldCharType="begin"/>
        </w:r>
        <w:r w:rsidR="007A109C">
          <w:rPr>
            <w:noProof/>
            <w:webHidden/>
          </w:rPr>
          <w:instrText xml:space="preserve"> PAGEREF _Toc96691733 \h </w:instrText>
        </w:r>
        <w:r w:rsidR="007A109C">
          <w:rPr>
            <w:noProof/>
            <w:webHidden/>
          </w:rPr>
        </w:r>
        <w:r w:rsidR="007A109C">
          <w:rPr>
            <w:noProof/>
            <w:webHidden/>
          </w:rPr>
          <w:fldChar w:fldCharType="separate"/>
        </w:r>
        <w:r w:rsidR="007A109C">
          <w:rPr>
            <w:noProof/>
            <w:webHidden/>
          </w:rPr>
          <w:t>28</w:t>
        </w:r>
        <w:r w:rsidR="007A109C">
          <w:rPr>
            <w:noProof/>
            <w:webHidden/>
          </w:rPr>
          <w:fldChar w:fldCharType="end"/>
        </w:r>
      </w:hyperlink>
    </w:p>
    <w:p w14:paraId="452B422F" w14:textId="77777777" w:rsidR="007A109C" w:rsidRDefault="00F54D91">
      <w:pPr>
        <w:pStyle w:val="TableofFigures"/>
        <w:tabs>
          <w:tab w:val="right" w:leader="dot" w:pos="9061"/>
        </w:tabs>
        <w:rPr>
          <w:rFonts w:asciiTheme="minorHAnsi" w:eastAsiaTheme="minorEastAsia" w:hAnsiTheme="minorHAnsi"/>
          <w:noProof/>
          <w:sz w:val="22"/>
          <w:szCs w:val="22"/>
        </w:rPr>
      </w:pPr>
      <w:hyperlink w:anchor="_Toc96691734" w:history="1">
        <w:r w:rsidR="007A109C" w:rsidRPr="00802C09">
          <w:rPr>
            <w:rStyle w:val="Hyperlink"/>
            <w:noProof/>
          </w:rPr>
          <w:t>Hình 3.2. Xử lý bản đồ Hà Nội với QGIS</w:t>
        </w:r>
        <w:r w:rsidR="007A109C">
          <w:rPr>
            <w:noProof/>
            <w:webHidden/>
          </w:rPr>
          <w:tab/>
        </w:r>
        <w:r w:rsidR="007A109C">
          <w:rPr>
            <w:noProof/>
            <w:webHidden/>
          </w:rPr>
          <w:fldChar w:fldCharType="begin"/>
        </w:r>
        <w:r w:rsidR="007A109C">
          <w:rPr>
            <w:noProof/>
            <w:webHidden/>
          </w:rPr>
          <w:instrText xml:space="preserve"> PAGEREF _Toc96691734 \h </w:instrText>
        </w:r>
        <w:r w:rsidR="007A109C">
          <w:rPr>
            <w:noProof/>
            <w:webHidden/>
          </w:rPr>
        </w:r>
        <w:r w:rsidR="007A109C">
          <w:rPr>
            <w:noProof/>
            <w:webHidden/>
          </w:rPr>
          <w:fldChar w:fldCharType="separate"/>
        </w:r>
        <w:r w:rsidR="007A109C">
          <w:rPr>
            <w:noProof/>
            <w:webHidden/>
          </w:rPr>
          <w:t>29</w:t>
        </w:r>
        <w:r w:rsidR="007A109C">
          <w:rPr>
            <w:noProof/>
            <w:webHidden/>
          </w:rPr>
          <w:fldChar w:fldCharType="end"/>
        </w:r>
      </w:hyperlink>
    </w:p>
    <w:p w14:paraId="2796CF41" w14:textId="77777777" w:rsidR="007A109C" w:rsidRDefault="00F54D91">
      <w:pPr>
        <w:pStyle w:val="TableofFigures"/>
        <w:tabs>
          <w:tab w:val="right" w:leader="dot" w:pos="9061"/>
        </w:tabs>
        <w:rPr>
          <w:rFonts w:asciiTheme="minorHAnsi" w:eastAsiaTheme="minorEastAsia" w:hAnsiTheme="minorHAnsi"/>
          <w:noProof/>
          <w:sz w:val="22"/>
          <w:szCs w:val="22"/>
        </w:rPr>
      </w:pPr>
      <w:hyperlink w:anchor="_Toc96691735" w:history="1">
        <w:r w:rsidR="007A109C" w:rsidRPr="00802C09">
          <w:rPr>
            <w:rStyle w:val="Hyperlink"/>
            <w:noProof/>
          </w:rPr>
          <w:t xml:space="preserve">Hình 3.3. Dữ liệu về chăn nuôi lợn trên địa bàn Hà Nội </w:t>
        </w:r>
        <w:r w:rsidR="007A109C" w:rsidRPr="00802C09">
          <w:rPr>
            <w:rStyle w:val="Hyperlink"/>
            <w:noProof/>
            <w:lang w:val="en-GB"/>
          </w:rPr>
          <w:t>[1]</w:t>
        </w:r>
        <w:r w:rsidR="007A109C">
          <w:rPr>
            <w:noProof/>
            <w:webHidden/>
          </w:rPr>
          <w:tab/>
        </w:r>
        <w:r w:rsidR="007A109C">
          <w:rPr>
            <w:noProof/>
            <w:webHidden/>
          </w:rPr>
          <w:fldChar w:fldCharType="begin"/>
        </w:r>
        <w:r w:rsidR="007A109C">
          <w:rPr>
            <w:noProof/>
            <w:webHidden/>
          </w:rPr>
          <w:instrText xml:space="preserve"> PAGEREF _Toc96691735 \h </w:instrText>
        </w:r>
        <w:r w:rsidR="007A109C">
          <w:rPr>
            <w:noProof/>
            <w:webHidden/>
          </w:rPr>
        </w:r>
        <w:r w:rsidR="007A109C">
          <w:rPr>
            <w:noProof/>
            <w:webHidden/>
          </w:rPr>
          <w:fldChar w:fldCharType="separate"/>
        </w:r>
        <w:r w:rsidR="007A109C">
          <w:rPr>
            <w:noProof/>
            <w:webHidden/>
          </w:rPr>
          <w:t>30</w:t>
        </w:r>
        <w:r w:rsidR="007A109C">
          <w:rPr>
            <w:noProof/>
            <w:webHidden/>
          </w:rPr>
          <w:fldChar w:fldCharType="end"/>
        </w:r>
      </w:hyperlink>
    </w:p>
    <w:p w14:paraId="5F99C3B5" w14:textId="77777777" w:rsidR="007A109C" w:rsidRDefault="00F54D91">
      <w:pPr>
        <w:pStyle w:val="TableofFigures"/>
        <w:tabs>
          <w:tab w:val="right" w:leader="dot" w:pos="9061"/>
        </w:tabs>
        <w:rPr>
          <w:rFonts w:asciiTheme="minorHAnsi" w:eastAsiaTheme="minorEastAsia" w:hAnsiTheme="minorHAnsi"/>
          <w:noProof/>
          <w:sz w:val="22"/>
          <w:szCs w:val="22"/>
        </w:rPr>
      </w:pPr>
      <w:hyperlink w:anchor="_Toc96691736" w:history="1">
        <w:r w:rsidR="007A109C" w:rsidRPr="00802C09">
          <w:rPr>
            <w:rStyle w:val="Hyperlink"/>
            <w:noProof/>
          </w:rPr>
          <w:t>Hình 3.4. Số lợn trung bình của các hộ chăn nuôi và cơ sở chăn nuôi</w:t>
        </w:r>
        <w:r w:rsidR="007A109C">
          <w:rPr>
            <w:noProof/>
            <w:webHidden/>
          </w:rPr>
          <w:tab/>
        </w:r>
        <w:r w:rsidR="007A109C">
          <w:rPr>
            <w:noProof/>
            <w:webHidden/>
          </w:rPr>
          <w:fldChar w:fldCharType="begin"/>
        </w:r>
        <w:r w:rsidR="007A109C">
          <w:rPr>
            <w:noProof/>
            <w:webHidden/>
          </w:rPr>
          <w:instrText xml:space="preserve"> PAGEREF _Toc96691736 \h </w:instrText>
        </w:r>
        <w:r w:rsidR="007A109C">
          <w:rPr>
            <w:noProof/>
            <w:webHidden/>
          </w:rPr>
        </w:r>
        <w:r w:rsidR="007A109C">
          <w:rPr>
            <w:noProof/>
            <w:webHidden/>
          </w:rPr>
          <w:fldChar w:fldCharType="separate"/>
        </w:r>
        <w:r w:rsidR="007A109C">
          <w:rPr>
            <w:noProof/>
            <w:webHidden/>
          </w:rPr>
          <w:t>31</w:t>
        </w:r>
        <w:r w:rsidR="007A109C">
          <w:rPr>
            <w:noProof/>
            <w:webHidden/>
          </w:rPr>
          <w:fldChar w:fldCharType="end"/>
        </w:r>
      </w:hyperlink>
    </w:p>
    <w:p w14:paraId="28F5E174" w14:textId="77777777" w:rsidR="007A109C" w:rsidRDefault="00F54D91">
      <w:pPr>
        <w:pStyle w:val="TableofFigures"/>
        <w:tabs>
          <w:tab w:val="right" w:leader="dot" w:pos="9061"/>
        </w:tabs>
        <w:rPr>
          <w:rFonts w:asciiTheme="minorHAnsi" w:eastAsiaTheme="minorEastAsia" w:hAnsiTheme="minorHAnsi"/>
          <w:noProof/>
          <w:sz w:val="22"/>
          <w:szCs w:val="22"/>
        </w:rPr>
      </w:pPr>
      <w:hyperlink w:anchor="_Toc96691737" w:history="1">
        <w:r w:rsidR="007A109C" w:rsidRPr="00802C09">
          <w:rPr>
            <w:rStyle w:val="Hyperlink"/>
            <w:noProof/>
          </w:rPr>
          <w:t>Hình 3.5. Các tham số dùng cho các kịch bản mô phỏng</w:t>
        </w:r>
        <w:r w:rsidR="007A109C">
          <w:rPr>
            <w:noProof/>
            <w:webHidden/>
          </w:rPr>
          <w:tab/>
        </w:r>
        <w:r w:rsidR="007A109C">
          <w:rPr>
            <w:noProof/>
            <w:webHidden/>
          </w:rPr>
          <w:fldChar w:fldCharType="begin"/>
        </w:r>
        <w:r w:rsidR="007A109C">
          <w:rPr>
            <w:noProof/>
            <w:webHidden/>
          </w:rPr>
          <w:instrText xml:space="preserve"> PAGEREF _Toc96691737 \h </w:instrText>
        </w:r>
        <w:r w:rsidR="007A109C">
          <w:rPr>
            <w:noProof/>
            <w:webHidden/>
          </w:rPr>
        </w:r>
        <w:r w:rsidR="007A109C">
          <w:rPr>
            <w:noProof/>
            <w:webHidden/>
          </w:rPr>
          <w:fldChar w:fldCharType="separate"/>
        </w:r>
        <w:r w:rsidR="007A109C">
          <w:rPr>
            <w:noProof/>
            <w:webHidden/>
          </w:rPr>
          <w:t>35</w:t>
        </w:r>
        <w:r w:rsidR="007A109C">
          <w:rPr>
            <w:noProof/>
            <w:webHidden/>
          </w:rPr>
          <w:fldChar w:fldCharType="end"/>
        </w:r>
      </w:hyperlink>
    </w:p>
    <w:p w14:paraId="7BD6EBCA" w14:textId="77777777" w:rsidR="007A109C" w:rsidRDefault="00F54D91">
      <w:pPr>
        <w:pStyle w:val="TableofFigures"/>
        <w:tabs>
          <w:tab w:val="right" w:leader="dot" w:pos="9061"/>
        </w:tabs>
        <w:rPr>
          <w:rFonts w:asciiTheme="minorHAnsi" w:eastAsiaTheme="minorEastAsia" w:hAnsiTheme="minorHAnsi"/>
          <w:noProof/>
          <w:sz w:val="22"/>
          <w:szCs w:val="22"/>
        </w:rPr>
      </w:pPr>
      <w:hyperlink w:anchor="_Toc96691738" w:history="1">
        <w:r w:rsidR="007A109C" w:rsidRPr="00802C09">
          <w:rPr>
            <w:rStyle w:val="Hyperlink"/>
            <w:noProof/>
          </w:rPr>
          <w:t>Hình 3.6. Các tham số dùng cho hiển thị và kiểm tra</w:t>
        </w:r>
        <w:r w:rsidR="007A109C">
          <w:rPr>
            <w:noProof/>
            <w:webHidden/>
          </w:rPr>
          <w:tab/>
        </w:r>
        <w:r w:rsidR="007A109C">
          <w:rPr>
            <w:noProof/>
            <w:webHidden/>
          </w:rPr>
          <w:fldChar w:fldCharType="begin"/>
        </w:r>
        <w:r w:rsidR="007A109C">
          <w:rPr>
            <w:noProof/>
            <w:webHidden/>
          </w:rPr>
          <w:instrText xml:space="preserve"> PAGEREF _Toc96691738 \h </w:instrText>
        </w:r>
        <w:r w:rsidR="007A109C">
          <w:rPr>
            <w:noProof/>
            <w:webHidden/>
          </w:rPr>
        </w:r>
        <w:r w:rsidR="007A109C">
          <w:rPr>
            <w:noProof/>
            <w:webHidden/>
          </w:rPr>
          <w:fldChar w:fldCharType="separate"/>
        </w:r>
        <w:r w:rsidR="007A109C">
          <w:rPr>
            <w:noProof/>
            <w:webHidden/>
          </w:rPr>
          <w:t>36</w:t>
        </w:r>
        <w:r w:rsidR="007A109C">
          <w:rPr>
            <w:noProof/>
            <w:webHidden/>
          </w:rPr>
          <w:fldChar w:fldCharType="end"/>
        </w:r>
      </w:hyperlink>
    </w:p>
    <w:p w14:paraId="7F209D9D" w14:textId="77777777" w:rsidR="007A109C" w:rsidRDefault="00F54D91">
      <w:pPr>
        <w:pStyle w:val="TableofFigures"/>
        <w:tabs>
          <w:tab w:val="right" w:leader="dot" w:pos="9061"/>
        </w:tabs>
        <w:rPr>
          <w:rFonts w:asciiTheme="minorHAnsi" w:eastAsiaTheme="minorEastAsia" w:hAnsiTheme="minorHAnsi"/>
          <w:noProof/>
          <w:sz w:val="22"/>
          <w:szCs w:val="22"/>
        </w:rPr>
      </w:pPr>
      <w:hyperlink w:anchor="_Toc96691739" w:history="1">
        <w:r w:rsidR="007A109C" w:rsidRPr="00802C09">
          <w:rPr>
            <w:rStyle w:val="Hyperlink"/>
            <w:noProof/>
          </w:rPr>
          <w:t>Hình 3.7. Lưu đồ của mô hình mô phỏng</w:t>
        </w:r>
        <w:r w:rsidR="007A109C">
          <w:rPr>
            <w:noProof/>
            <w:webHidden/>
          </w:rPr>
          <w:tab/>
        </w:r>
        <w:r w:rsidR="007A109C">
          <w:rPr>
            <w:noProof/>
            <w:webHidden/>
          </w:rPr>
          <w:fldChar w:fldCharType="begin"/>
        </w:r>
        <w:r w:rsidR="007A109C">
          <w:rPr>
            <w:noProof/>
            <w:webHidden/>
          </w:rPr>
          <w:instrText xml:space="preserve"> PAGEREF _Toc96691739 \h </w:instrText>
        </w:r>
        <w:r w:rsidR="007A109C">
          <w:rPr>
            <w:noProof/>
            <w:webHidden/>
          </w:rPr>
        </w:r>
        <w:r w:rsidR="007A109C">
          <w:rPr>
            <w:noProof/>
            <w:webHidden/>
          </w:rPr>
          <w:fldChar w:fldCharType="separate"/>
        </w:r>
        <w:r w:rsidR="007A109C">
          <w:rPr>
            <w:noProof/>
            <w:webHidden/>
          </w:rPr>
          <w:t>37</w:t>
        </w:r>
        <w:r w:rsidR="007A109C">
          <w:rPr>
            <w:noProof/>
            <w:webHidden/>
          </w:rPr>
          <w:fldChar w:fldCharType="end"/>
        </w:r>
      </w:hyperlink>
    </w:p>
    <w:p w14:paraId="214B8C58" w14:textId="77777777" w:rsidR="007A109C" w:rsidRDefault="00F54D91">
      <w:pPr>
        <w:pStyle w:val="TableofFigures"/>
        <w:tabs>
          <w:tab w:val="right" w:leader="dot" w:pos="9061"/>
        </w:tabs>
        <w:rPr>
          <w:rFonts w:asciiTheme="minorHAnsi" w:eastAsiaTheme="minorEastAsia" w:hAnsiTheme="minorHAnsi"/>
          <w:noProof/>
          <w:sz w:val="22"/>
          <w:szCs w:val="22"/>
        </w:rPr>
      </w:pPr>
      <w:hyperlink w:anchor="_Toc96691740" w:history="1">
        <w:r w:rsidR="007A109C" w:rsidRPr="00802C09">
          <w:rPr>
            <w:rStyle w:val="Hyperlink"/>
            <w:noProof/>
          </w:rPr>
          <w:t>Hình 3.8. Ví dụ về danh sách tiếp xúc gián tiếp của các trang trại</w:t>
        </w:r>
        <w:r w:rsidR="007A109C">
          <w:rPr>
            <w:noProof/>
            <w:webHidden/>
          </w:rPr>
          <w:tab/>
        </w:r>
        <w:r w:rsidR="007A109C">
          <w:rPr>
            <w:noProof/>
            <w:webHidden/>
          </w:rPr>
          <w:fldChar w:fldCharType="begin"/>
        </w:r>
        <w:r w:rsidR="007A109C">
          <w:rPr>
            <w:noProof/>
            <w:webHidden/>
          </w:rPr>
          <w:instrText xml:space="preserve"> PAGEREF _Toc96691740 \h </w:instrText>
        </w:r>
        <w:r w:rsidR="007A109C">
          <w:rPr>
            <w:noProof/>
            <w:webHidden/>
          </w:rPr>
        </w:r>
        <w:r w:rsidR="007A109C">
          <w:rPr>
            <w:noProof/>
            <w:webHidden/>
          </w:rPr>
          <w:fldChar w:fldCharType="separate"/>
        </w:r>
        <w:r w:rsidR="007A109C">
          <w:rPr>
            <w:noProof/>
            <w:webHidden/>
          </w:rPr>
          <w:t>38</w:t>
        </w:r>
        <w:r w:rsidR="007A109C">
          <w:rPr>
            <w:noProof/>
            <w:webHidden/>
          </w:rPr>
          <w:fldChar w:fldCharType="end"/>
        </w:r>
      </w:hyperlink>
    </w:p>
    <w:p w14:paraId="6A53CCA1" w14:textId="77777777" w:rsidR="007A109C" w:rsidRDefault="00F54D91">
      <w:pPr>
        <w:pStyle w:val="TableofFigures"/>
        <w:tabs>
          <w:tab w:val="right" w:leader="dot" w:pos="9061"/>
        </w:tabs>
        <w:rPr>
          <w:rFonts w:asciiTheme="minorHAnsi" w:eastAsiaTheme="minorEastAsia" w:hAnsiTheme="minorHAnsi"/>
          <w:noProof/>
          <w:sz w:val="22"/>
          <w:szCs w:val="22"/>
        </w:rPr>
      </w:pPr>
      <w:hyperlink w:anchor="_Toc96691741" w:history="1">
        <w:r w:rsidR="007A109C" w:rsidRPr="00802C09">
          <w:rPr>
            <w:rStyle w:val="Hyperlink"/>
            <w:noProof/>
          </w:rPr>
          <w:t>Hình 3.9. Lưu đồ tạo liên hệ giữa các trang trại</w:t>
        </w:r>
        <w:r w:rsidR="007A109C">
          <w:rPr>
            <w:noProof/>
            <w:webHidden/>
          </w:rPr>
          <w:tab/>
        </w:r>
        <w:r w:rsidR="007A109C">
          <w:rPr>
            <w:noProof/>
            <w:webHidden/>
          </w:rPr>
          <w:fldChar w:fldCharType="begin"/>
        </w:r>
        <w:r w:rsidR="007A109C">
          <w:rPr>
            <w:noProof/>
            <w:webHidden/>
          </w:rPr>
          <w:instrText xml:space="preserve"> PAGEREF _Toc96691741 \h </w:instrText>
        </w:r>
        <w:r w:rsidR="007A109C">
          <w:rPr>
            <w:noProof/>
            <w:webHidden/>
          </w:rPr>
        </w:r>
        <w:r w:rsidR="007A109C">
          <w:rPr>
            <w:noProof/>
            <w:webHidden/>
          </w:rPr>
          <w:fldChar w:fldCharType="separate"/>
        </w:r>
        <w:r w:rsidR="007A109C">
          <w:rPr>
            <w:noProof/>
            <w:webHidden/>
          </w:rPr>
          <w:t>38</w:t>
        </w:r>
        <w:r w:rsidR="007A109C">
          <w:rPr>
            <w:noProof/>
            <w:webHidden/>
          </w:rPr>
          <w:fldChar w:fldCharType="end"/>
        </w:r>
      </w:hyperlink>
    </w:p>
    <w:p w14:paraId="2BDE3353" w14:textId="77777777" w:rsidR="007A109C" w:rsidRDefault="00F54D91">
      <w:pPr>
        <w:pStyle w:val="TableofFigures"/>
        <w:tabs>
          <w:tab w:val="right" w:leader="dot" w:pos="9061"/>
        </w:tabs>
        <w:rPr>
          <w:rFonts w:asciiTheme="minorHAnsi" w:eastAsiaTheme="minorEastAsia" w:hAnsiTheme="minorHAnsi"/>
          <w:noProof/>
          <w:sz w:val="22"/>
          <w:szCs w:val="22"/>
        </w:rPr>
      </w:pPr>
      <w:hyperlink w:anchor="_Toc96691742" w:history="1">
        <w:r w:rsidR="007A109C" w:rsidRPr="00802C09">
          <w:rPr>
            <w:rStyle w:val="Hyperlink"/>
            <w:noProof/>
          </w:rPr>
          <w:t>Hình 4.1Kết quả mô phỏng kịch bản cơ sở</w:t>
        </w:r>
        <w:r w:rsidR="007A109C">
          <w:rPr>
            <w:noProof/>
            <w:webHidden/>
          </w:rPr>
          <w:tab/>
        </w:r>
        <w:r w:rsidR="007A109C">
          <w:rPr>
            <w:noProof/>
            <w:webHidden/>
          </w:rPr>
          <w:fldChar w:fldCharType="begin"/>
        </w:r>
        <w:r w:rsidR="007A109C">
          <w:rPr>
            <w:noProof/>
            <w:webHidden/>
          </w:rPr>
          <w:instrText xml:space="preserve"> PAGEREF _Toc96691742 \h </w:instrText>
        </w:r>
        <w:r w:rsidR="007A109C">
          <w:rPr>
            <w:noProof/>
            <w:webHidden/>
          </w:rPr>
        </w:r>
        <w:r w:rsidR="007A109C">
          <w:rPr>
            <w:noProof/>
            <w:webHidden/>
          </w:rPr>
          <w:fldChar w:fldCharType="separate"/>
        </w:r>
        <w:r w:rsidR="007A109C">
          <w:rPr>
            <w:noProof/>
            <w:webHidden/>
          </w:rPr>
          <w:t>39</w:t>
        </w:r>
        <w:r w:rsidR="007A109C">
          <w:rPr>
            <w:noProof/>
            <w:webHidden/>
          </w:rPr>
          <w:fldChar w:fldCharType="end"/>
        </w:r>
      </w:hyperlink>
    </w:p>
    <w:p w14:paraId="0663D424" w14:textId="77777777" w:rsidR="007A109C" w:rsidRDefault="00F54D91">
      <w:pPr>
        <w:pStyle w:val="TableofFigures"/>
        <w:tabs>
          <w:tab w:val="right" w:leader="dot" w:pos="9061"/>
        </w:tabs>
        <w:rPr>
          <w:rFonts w:asciiTheme="minorHAnsi" w:eastAsiaTheme="minorEastAsia" w:hAnsiTheme="minorHAnsi"/>
          <w:noProof/>
          <w:sz w:val="22"/>
          <w:szCs w:val="22"/>
        </w:rPr>
      </w:pPr>
      <w:hyperlink w:anchor="_Toc96691743" w:history="1">
        <w:r w:rsidR="007A109C" w:rsidRPr="00802C09">
          <w:rPr>
            <w:rStyle w:val="Hyperlink"/>
            <w:noProof/>
          </w:rPr>
          <w:t>Hình 4.2. Mô phỏng trực quan với công cụ GAMA ở kịch bản cơ sở</w:t>
        </w:r>
        <w:r w:rsidR="007A109C">
          <w:rPr>
            <w:noProof/>
            <w:webHidden/>
          </w:rPr>
          <w:tab/>
        </w:r>
        <w:r w:rsidR="007A109C">
          <w:rPr>
            <w:noProof/>
            <w:webHidden/>
          </w:rPr>
          <w:fldChar w:fldCharType="begin"/>
        </w:r>
        <w:r w:rsidR="007A109C">
          <w:rPr>
            <w:noProof/>
            <w:webHidden/>
          </w:rPr>
          <w:instrText xml:space="preserve"> PAGEREF _Toc96691743 \h </w:instrText>
        </w:r>
        <w:r w:rsidR="007A109C">
          <w:rPr>
            <w:noProof/>
            <w:webHidden/>
          </w:rPr>
        </w:r>
        <w:r w:rsidR="007A109C">
          <w:rPr>
            <w:noProof/>
            <w:webHidden/>
          </w:rPr>
          <w:fldChar w:fldCharType="separate"/>
        </w:r>
        <w:r w:rsidR="007A109C">
          <w:rPr>
            <w:noProof/>
            <w:webHidden/>
          </w:rPr>
          <w:t>39</w:t>
        </w:r>
        <w:r w:rsidR="007A109C">
          <w:rPr>
            <w:noProof/>
            <w:webHidden/>
          </w:rPr>
          <w:fldChar w:fldCharType="end"/>
        </w:r>
      </w:hyperlink>
    </w:p>
    <w:p w14:paraId="3ECE2C84" w14:textId="77777777" w:rsidR="007A109C" w:rsidRDefault="00F54D91">
      <w:pPr>
        <w:pStyle w:val="TableofFigures"/>
        <w:tabs>
          <w:tab w:val="right" w:leader="dot" w:pos="9061"/>
        </w:tabs>
        <w:rPr>
          <w:rFonts w:asciiTheme="minorHAnsi" w:eastAsiaTheme="minorEastAsia" w:hAnsiTheme="minorHAnsi"/>
          <w:noProof/>
          <w:sz w:val="22"/>
          <w:szCs w:val="22"/>
        </w:rPr>
      </w:pPr>
      <w:hyperlink w:anchor="_Toc96691744" w:history="1">
        <w:r w:rsidR="007A109C" w:rsidRPr="00802C09">
          <w:rPr>
            <w:rStyle w:val="Hyperlink"/>
            <w:noProof/>
          </w:rPr>
          <w:t>Hình 4.3. Kết quả mô phỏng loại bỏ tiếp xúc trực tiếp và tiếp xúc của trang trại lớn</w:t>
        </w:r>
        <w:r w:rsidR="007A109C">
          <w:rPr>
            <w:noProof/>
            <w:webHidden/>
          </w:rPr>
          <w:tab/>
        </w:r>
        <w:r w:rsidR="007A109C">
          <w:rPr>
            <w:noProof/>
            <w:webHidden/>
          </w:rPr>
          <w:fldChar w:fldCharType="begin"/>
        </w:r>
        <w:r w:rsidR="007A109C">
          <w:rPr>
            <w:noProof/>
            <w:webHidden/>
          </w:rPr>
          <w:instrText xml:space="preserve"> PAGEREF _Toc96691744 \h </w:instrText>
        </w:r>
        <w:r w:rsidR="007A109C">
          <w:rPr>
            <w:noProof/>
            <w:webHidden/>
          </w:rPr>
        </w:r>
        <w:r w:rsidR="007A109C">
          <w:rPr>
            <w:noProof/>
            <w:webHidden/>
          </w:rPr>
          <w:fldChar w:fldCharType="separate"/>
        </w:r>
        <w:r w:rsidR="007A109C">
          <w:rPr>
            <w:noProof/>
            <w:webHidden/>
          </w:rPr>
          <w:t>40</w:t>
        </w:r>
        <w:r w:rsidR="007A109C">
          <w:rPr>
            <w:noProof/>
            <w:webHidden/>
          </w:rPr>
          <w:fldChar w:fldCharType="end"/>
        </w:r>
      </w:hyperlink>
    </w:p>
    <w:p w14:paraId="068E89B7" w14:textId="77777777" w:rsidR="007A109C" w:rsidRDefault="00F54D91">
      <w:pPr>
        <w:pStyle w:val="TableofFigures"/>
        <w:tabs>
          <w:tab w:val="right" w:leader="dot" w:pos="9061"/>
        </w:tabs>
        <w:rPr>
          <w:rFonts w:asciiTheme="minorHAnsi" w:eastAsiaTheme="minorEastAsia" w:hAnsiTheme="minorHAnsi"/>
          <w:noProof/>
          <w:sz w:val="22"/>
          <w:szCs w:val="22"/>
        </w:rPr>
      </w:pPr>
      <w:hyperlink w:anchor="_Toc96691745" w:history="1">
        <w:r w:rsidR="007A109C" w:rsidRPr="00802C09">
          <w:rPr>
            <w:rStyle w:val="Hyperlink"/>
            <w:noProof/>
          </w:rPr>
          <w:t>Hình 4.4. Kết quả khi hạn chế 75% di chuyển của trang trại bị nhiễm bệnh</w:t>
        </w:r>
        <w:r w:rsidR="007A109C">
          <w:rPr>
            <w:noProof/>
            <w:webHidden/>
          </w:rPr>
          <w:tab/>
        </w:r>
        <w:r w:rsidR="007A109C">
          <w:rPr>
            <w:noProof/>
            <w:webHidden/>
          </w:rPr>
          <w:fldChar w:fldCharType="begin"/>
        </w:r>
        <w:r w:rsidR="007A109C">
          <w:rPr>
            <w:noProof/>
            <w:webHidden/>
          </w:rPr>
          <w:instrText xml:space="preserve"> PAGEREF _Toc96691745 \h </w:instrText>
        </w:r>
        <w:r w:rsidR="007A109C">
          <w:rPr>
            <w:noProof/>
            <w:webHidden/>
          </w:rPr>
        </w:r>
        <w:r w:rsidR="007A109C">
          <w:rPr>
            <w:noProof/>
            <w:webHidden/>
          </w:rPr>
          <w:fldChar w:fldCharType="separate"/>
        </w:r>
        <w:r w:rsidR="007A109C">
          <w:rPr>
            <w:noProof/>
            <w:webHidden/>
          </w:rPr>
          <w:t>41</w:t>
        </w:r>
        <w:r w:rsidR="007A109C">
          <w:rPr>
            <w:noProof/>
            <w:webHidden/>
          </w:rPr>
          <w:fldChar w:fldCharType="end"/>
        </w:r>
      </w:hyperlink>
    </w:p>
    <w:p w14:paraId="2545E914" w14:textId="77777777" w:rsidR="007A109C" w:rsidRDefault="00F54D91">
      <w:pPr>
        <w:pStyle w:val="TableofFigures"/>
        <w:tabs>
          <w:tab w:val="right" w:leader="dot" w:pos="9061"/>
        </w:tabs>
        <w:rPr>
          <w:rFonts w:asciiTheme="minorHAnsi" w:eastAsiaTheme="minorEastAsia" w:hAnsiTheme="minorHAnsi"/>
          <w:noProof/>
          <w:sz w:val="22"/>
          <w:szCs w:val="22"/>
        </w:rPr>
      </w:pPr>
      <w:hyperlink w:anchor="_Toc96691746" w:history="1">
        <w:r w:rsidR="007A109C" w:rsidRPr="00802C09">
          <w:rPr>
            <w:rStyle w:val="Hyperlink"/>
            <w:noProof/>
          </w:rPr>
          <w:t>Hình 4.5. Kết quả khi hạn chế di chuyển của tất cả các trang trại</w:t>
        </w:r>
        <w:r w:rsidR="007A109C">
          <w:rPr>
            <w:noProof/>
            <w:webHidden/>
          </w:rPr>
          <w:tab/>
        </w:r>
        <w:r w:rsidR="007A109C">
          <w:rPr>
            <w:noProof/>
            <w:webHidden/>
          </w:rPr>
          <w:fldChar w:fldCharType="begin"/>
        </w:r>
        <w:r w:rsidR="007A109C">
          <w:rPr>
            <w:noProof/>
            <w:webHidden/>
          </w:rPr>
          <w:instrText xml:space="preserve"> PAGEREF _Toc96691746 \h </w:instrText>
        </w:r>
        <w:r w:rsidR="007A109C">
          <w:rPr>
            <w:noProof/>
            <w:webHidden/>
          </w:rPr>
        </w:r>
        <w:r w:rsidR="007A109C">
          <w:rPr>
            <w:noProof/>
            <w:webHidden/>
          </w:rPr>
          <w:fldChar w:fldCharType="separate"/>
        </w:r>
        <w:r w:rsidR="007A109C">
          <w:rPr>
            <w:noProof/>
            <w:webHidden/>
          </w:rPr>
          <w:t>42</w:t>
        </w:r>
        <w:r w:rsidR="007A109C">
          <w:rPr>
            <w:noProof/>
            <w:webHidden/>
          </w:rPr>
          <w:fldChar w:fldCharType="end"/>
        </w:r>
      </w:hyperlink>
    </w:p>
    <w:p w14:paraId="060B7591" w14:textId="77777777" w:rsidR="007A109C" w:rsidRDefault="00F54D91">
      <w:pPr>
        <w:pStyle w:val="TableofFigures"/>
        <w:tabs>
          <w:tab w:val="right" w:leader="dot" w:pos="9061"/>
        </w:tabs>
        <w:rPr>
          <w:rFonts w:asciiTheme="minorHAnsi" w:eastAsiaTheme="minorEastAsia" w:hAnsiTheme="minorHAnsi"/>
          <w:noProof/>
          <w:sz w:val="22"/>
          <w:szCs w:val="22"/>
        </w:rPr>
      </w:pPr>
      <w:hyperlink w:anchor="_Toc96691747" w:history="1">
        <w:r w:rsidR="007A109C" w:rsidRPr="00802C09">
          <w:rPr>
            <w:rStyle w:val="Hyperlink"/>
            <w:noProof/>
          </w:rPr>
          <w:t>Hình 4.6. Kết quả khi nâng cao 50% an toàn sinh học cho các trang trại vừa và nhỏ</w:t>
        </w:r>
        <w:r w:rsidR="007A109C">
          <w:rPr>
            <w:noProof/>
            <w:webHidden/>
          </w:rPr>
          <w:tab/>
        </w:r>
        <w:r w:rsidR="007A109C">
          <w:rPr>
            <w:noProof/>
            <w:webHidden/>
          </w:rPr>
          <w:fldChar w:fldCharType="begin"/>
        </w:r>
        <w:r w:rsidR="007A109C">
          <w:rPr>
            <w:noProof/>
            <w:webHidden/>
          </w:rPr>
          <w:instrText xml:space="preserve"> PAGEREF _Toc96691747 \h </w:instrText>
        </w:r>
        <w:r w:rsidR="007A109C">
          <w:rPr>
            <w:noProof/>
            <w:webHidden/>
          </w:rPr>
        </w:r>
        <w:r w:rsidR="007A109C">
          <w:rPr>
            <w:noProof/>
            <w:webHidden/>
          </w:rPr>
          <w:fldChar w:fldCharType="separate"/>
        </w:r>
        <w:r w:rsidR="007A109C">
          <w:rPr>
            <w:noProof/>
            <w:webHidden/>
          </w:rPr>
          <w:t>43</w:t>
        </w:r>
        <w:r w:rsidR="007A109C">
          <w:rPr>
            <w:noProof/>
            <w:webHidden/>
          </w:rPr>
          <w:fldChar w:fldCharType="end"/>
        </w:r>
      </w:hyperlink>
    </w:p>
    <w:p w14:paraId="00A9F23A" w14:textId="77777777" w:rsidR="004426E0" w:rsidRDefault="00974D02" w:rsidP="0038083D">
      <w:pPr>
        <w:jc w:val="both"/>
        <w:rPr>
          <w:rFonts w:eastAsiaTheme="majorEastAsia" w:cstheme="majorBidi"/>
          <w:szCs w:val="32"/>
          <w:lang w:val="en-GB"/>
        </w:rPr>
      </w:pPr>
      <w:r>
        <w:rPr>
          <w:lang w:val="en-GB"/>
        </w:rPr>
        <w:fldChar w:fldCharType="end"/>
      </w:r>
      <w:r w:rsidR="004426E0">
        <w:rPr>
          <w:lang w:val="en-GB"/>
        </w:rPr>
        <w:br w:type="page"/>
      </w:r>
    </w:p>
    <w:p w14:paraId="12BE578A" w14:textId="77777777" w:rsidR="0041624D" w:rsidRDefault="00530FC8" w:rsidP="0038083D">
      <w:pPr>
        <w:pStyle w:val="Heading1"/>
        <w:numPr>
          <w:ilvl w:val="0"/>
          <w:numId w:val="0"/>
        </w:numPr>
        <w:jc w:val="both"/>
        <w:rPr>
          <w:lang w:val="en-GB"/>
        </w:rPr>
      </w:pPr>
      <w:bookmarkStart w:id="12" w:name="_Toc96691676"/>
      <w:r w:rsidRPr="00204DD7">
        <w:lastRenderedPageBreak/>
        <w:t>MỞ</w:t>
      </w:r>
      <w:r w:rsidRPr="0056059E">
        <w:rPr>
          <w:lang w:val="en-GB"/>
        </w:rPr>
        <w:t xml:space="preserve"> ĐẦU</w:t>
      </w:r>
      <w:bookmarkEnd w:id="12"/>
    </w:p>
    <w:p w14:paraId="2B311304" w14:textId="77777777" w:rsidR="000A14F8" w:rsidRPr="000A14F8" w:rsidRDefault="000A14F8" w:rsidP="0038083D">
      <w:pPr>
        <w:jc w:val="both"/>
        <w:rPr>
          <w:lang w:val="en-GB"/>
        </w:rPr>
      </w:pPr>
    </w:p>
    <w:p w14:paraId="14B3432E" w14:textId="3EF74192" w:rsidR="00AB0751" w:rsidRPr="000A14F8" w:rsidRDefault="00AB0751" w:rsidP="0038083D">
      <w:pPr>
        <w:pStyle w:val="NormalWeb"/>
        <w:spacing w:before="0" w:beforeAutospacing="0" w:after="160" w:afterAutospacing="0" w:line="288" w:lineRule="auto"/>
        <w:ind w:firstLine="720"/>
        <w:jc w:val="both"/>
        <w:rPr>
          <w:rFonts w:eastAsiaTheme="minorHAnsi" w:cstheme="minorBidi"/>
          <w:sz w:val="28"/>
          <w:szCs w:val="28"/>
          <w:lang w:val="en-GB"/>
        </w:rPr>
      </w:pPr>
      <w:r w:rsidRPr="000A14F8">
        <w:rPr>
          <w:rFonts w:eastAsiaTheme="minorHAnsi" w:cstheme="minorBidi"/>
          <w:sz w:val="28"/>
          <w:szCs w:val="28"/>
          <w:lang w:val="en-GB"/>
        </w:rPr>
        <w:t>Ngành chăn nuôi là ngành chiếm tỷ trọng lớn của nước ta. Tại thời điểm 01/7/2020, cả nước có 20.611 trang trại, trong đó hai loại trang trại chiếm tỉ trọng cao nhất là trang trại trồng trọt (chiếm 28,67%) và trang trại chăn nuôi (chiế</w:t>
      </w:r>
      <w:r w:rsidR="007445C5">
        <w:rPr>
          <w:rFonts w:eastAsiaTheme="minorHAnsi" w:cstheme="minorBidi"/>
          <w:sz w:val="28"/>
          <w:szCs w:val="28"/>
          <w:lang w:val="en-GB"/>
        </w:rPr>
        <w:t xml:space="preserve">m 56,71%) </w:t>
      </w:r>
      <w:sdt>
        <w:sdtPr>
          <w:rPr>
            <w:rFonts w:eastAsiaTheme="minorHAnsi" w:cstheme="minorBidi"/>
            <w:sz w:val="28"/>
            <w:szCs w:val="28"/>
            <w:lang w:val="en-GB"/>
          </w:rPr>
          <w:id w:val="-1026326084"/>
          <w:citation/>
        </w:sdtPr>
        <w:sdtContent>
          <w:r w:rsidR="007445C5">
            <w:rPr>
              <w:rFonts w:eastAsiaTheme="minorHAnsi" w:cstheme="minorBidi"/>
              <w:sz w:val="28"/>
              <w:szCs w:val="28"/>
              <w:lang w:val="en-GB"/>
            </w:rPr>
            <w:fldChar w:fldCharType="begin"/>
          </w:r>
          <w:r w:rsidR="007445C5">
            <w:rPr>
              <w:rFonts w:eastAsiaTheme="minorHAnsi" w:cstheme="minorBidi"/>
              <w:sz w:val="28"/>
              <w:szCs w:val="28"/>
              <w:lang w:val="en-GB"/>
            </w:rPr>
            <w:instrText xml:space="preserve"> CITATION ti_le_trang_trai \l 2057 </w:instrText>
          </w:r>
          <w:r w:rsidR="007445C5">
            <w:rPr>
              <w:rFonts w:eastAsiaTheme="minorHAnsi" w:cstheme="minorBidi"/>
              <w:sz w:val="28"/>
              <w:szCs w:val="28"/>
              <w:lang w:val="en-GB"/>
            </w:rPr>
            <w:fldChar w:fldCharType="separate"/>
          </w:r>
          <w:r w:rsidR="007445C5" w:rsidRPr="007445C5">
            <w:rPr>
              <w:rFonts w:eastAsiaTheme="minorHAnsi" w:cstheme="minorBidi"/>
              <w:noProof/>
              <w:sz w:val="28"/>
              <w:szCs w:val="28"/>
              <w:lang w:val="en-GB"/>
            </w:rPr>
            <w:t>[1]</w:t>
          </w:r>
          <w:r w:rsidR="007445C5">
            <w:rPr>
              <w:rFonts w:eastAsiaTheme="minorHAnsi" w:cstheme="minorBidi"/>
              <w:sz w:val="28"/>
              <w:szCs w:val="28"/>
              <w:lang w:val="en-GB"/>
            </w:rPr>
            <w:fldChar w:fldCharType="end"/>
          </w:r>
        </w:sdtContent>
      </w:sdt>
      <w:r w:rsidRPr="000A14F8">
        <w:rPr>
          <w:rFonts w:eastAsiaTheme="minorHAnsi" w:cstheme="minorBidi"/>
          <w:sz w:val="28"/>
          <w:szCs w:val="28"/>
          <w:lang w:val="en-GB"/>
        </w:rPr>
        <w:t>. Chăn nuôi lợn chiếm khoảng 60% giá trị của ngành chăn nuôi Việ</w:t>
      </w:r>
      <w:r w:rsidR="007445C5">
        <w:rPr>
          <w:rFonts w:eastAsiaTheme="minorHAnsi" w:cstheme="minorBidi"/>
          <w:sz w:val="28"/>
          <w:szCs w:val="28"/>
          <w:lang w:val="en-GB"/>
        </w:rPr>
        <w:t xml:space="preserve">t Nam </w:t>
      </w:r>
      <w:sdt>
        <w:sdtPr>
          <w:rPr>
            <w:rFonts w:eastAsiaTheme="minorHAnsi" w:cstheme="minorBidi"/>
            <w:sz w:val="28"/>
            <w:szCs w:val="28"/>
            <w:lang w:val="en-GB"/>
          </w:rPr>
          <w:id w:val="-2013990959"/>
          <w:citation/>
        </w:sdtPr>
        <w:sdtContent>
          <w:r w:rsidR="007445C5">
            <w:rPr>
              <w:rFonts w:eastAsiaTheme="minorHAnsi" w:cstheme="minorBidi"/>
              <w:sz w:val="28"/>
              <w:szCs w:val="28"/>
              <w:lang w:val="en-GB"/>
            </w:rPr>
            <w:fldChar w:fldCharType="begin"/>
          </w:r>
          <w:r w:rsidR="007445C5">
            <w:rPr>
              <w:rFonts w:eastAsiaTheme="minorHAnsi" w:cstheme="minorBidi"/>
              <w:sz w:val="28"/>
              <w:szCs w:val="28"/>
              <w:lang w:val="en-GB"/>
            </w:rPr>
            <w:instrText xml:space="preserve"> CITATION top_chan_nuoi \l 2057 </w:instrText>
          </w:r>
          <w:r w:rsidR="007445C5">
            <w:rPr>
              <w:rFonts w:eastAsiaTheme="minorHAnsi" w:cstheme="minorBidi"/>
              <w:sz w:val="28"/>
              <w:szCs w:val="28"/>
              <w:lang w:val="en-GB"/>
            </w:rPr>
            <w:fldChar w:fldCharType="separate"/>
          </w:r>
          <w:r w:rsidR="007445C5" w:rsidRPr="007445C5">
            <w:rPr>
              <w:rFonts w:eastAsiaTheme="minorHAnsi" w:cstheme="minorBidi"/>
              <w:noProof/>
              <w:sz w:val="28"/>
              <w:szCs w:val="28"/>
              <w:lang w:val="en-GB"/>
            </w:rPr>
            <w:t>[2]</w:t>
          </w:r>
          <w:r w:rsidR="007445C5">
            <w:rPr>
              <w:rFonts w:eastAsiaTheme="minorHAnsi" w:cstheme="minorBidi"/>
              <w:sz w:val="28"/>
              <w:szCs w:val="28"/>
              <w:lang w:val="en-GB"/>
            </w:rPr>
            <w:fldChar w:fldCharType="end"/>
          </w:r>
        </w:sdtContent>
      </w:sdt>
      <w:r w:rsidRPr="000A14F8">
        <w:rPr>
          <w:rFonts w:eastAsiaTheme="minorHAnsi" w:cstheme="minorBidi"/>
          <w:sz w:val="28"/>
          <w:szCs w:val="28"/>
          <w:lang w:val="en-GB"/>
        </w:rPr>
        <w:t>. Theo Cục Chăn nuôi năm 2017, nước ta có đàn lợn khoảng 29 triệu con, đứng đầu ASEAN, đứng thứ 2 ở châu Á, nằm trong top 15 nước có đàn lợn lớn nhất thế giớ</w:t>
      </w:r>
      <w:r w:rsidR="007445C5">
        <w:rPr>
          <w:rFonts w:eastAsiaTheme="minorHAnsi" w:cstheme="minorBidi"/>
          <w:sz w:val="28"/>
          <w:szCs w:val="28"/>
          <w:lang w:val="en-GB"/>
        </w:rPr>
        <w:t xml:space="preserve">i </w:t>
      </w:r>
      <w:sdt>
        <w:sdtPr>
          <w:rPr>
            <w:rFonts w:eastAsiaTheme="minorHAnsi" w:cstheme="minorBidi"/>
            <w:sz w:val="28"/>
            <w:szCs w:val="28"/>
            <w:lang w:val="en-GB"/>
          </w:rPr>
          <w:id w:val="411742435"/>
          <w:citation/>
        </w:sdtPr>
        <w:sdtContent>
          <w:r w:rsidR="007445C5">
            <w:rPr>
              <w:rFonts w:eastAsiaTheme="minorHAnsi" w:cstheme="minorBidi"/>
              <w:sz w:val="28"/>
              <w:szCs w:val="28"/>
              <w:lang w:val="en-GB"/>
            </w:rPr>
            <w:fldChar w:fldCharType="begin"/>
          </w:r>
          <w:r w:rsidR="007445C5">
            <w:rPr>
              <w:rFonts w:eastAsiaTheme="minorHAnsi" w:cstheme="minorBidi"/>
              <w:sz w:val="28"/>
              <w:szCs w:val="28"/>
              <w:lang w:val="en-GB"/>
            </w:rPr>
            <w:instrText xml:space="preserve"> CITATION top_chan_nuoi \l 2057 </w:instrText>
          </w:r>
          <w:r w:rsidR="007445C5">
            <w:rPr>
              <w:rFonts w:eastAsiaTheme="minorHAnsi" w:cstheme="minorBidi"/>
              <w:sz w:val="28"/>
              <w:szCs w:val="28"/>
              <w:lang w:val="en-GB"/>
            </w:rPr>
            <w:fldChar w:fldCharType="separate"/>
          </w:r>
          <w:r w:rsidR="007445C5" w:rsidRPr="007445C5">
            <w:rPr>
              <w:rFonts w:eastAsiaTheme="minorHAnsi" w:cstheme="minorBidi"/>
              <w:noProof/>
              <w:sz w:val="28"/>
              <w:szCs w:val="28"/>
              <w:lang w:val="en-GB"/>
            </w:rPr>
            <w:t>[2]</w:t>
          </w:r>
          <w:r w:rsidR="007445C5">
            <w:rPr>
              <w:rFonts w:eastAsiaTheme="minorHAnsi" w:cstheme="minorBidi"/>
              <w:sz w:val="28"/>
              <w:szCs w:val="28"/>
              <w:lang w:val="en-GB"/>
            </w:rPr>
            <w:fldChar w:fldCharType="end"/>
          </w:r>
        </w:sdtContent>
      </w:sdt>
      <w:r w:rsidRPr="000A14F8">
        <w:rPr>
          <w:rFonts w:eastAsiaTheme="minorHAnsi" w:cstheme="minorBidi"/>
          <w:sz w:val="28"/>
          <w:szCs w:val="28"/>
          <w:lang w:val="en-GB"/>
        </w:rPr>
        <w:t xml:space="preserve">. Hơn thế nữa Việt Nam đứng thứ 4 trên thế giới về lĩnh vực sản xuất thịt lợn trong năm 2020 (theo USDA, 09/04/2020). Ngành chăn nuôi lợn đã và đang </w:t>
      </w:r>
      <w:r w:rsidR="0051255B">
        <w:rPr>
          <w:rFonts w:eastAsiaTheme="minorHAnsi" w:cstheme="minorBidi"/>
          <w:sz w:val="28"/>
          <w:szCs w:val="28"/>
          <w:lang w:val="en-GB"/>
        </w:rPr>
        <w:t>l</w:t>
      </w:r>
      <w:r w:rsidRPr="000A14F8">
        <w:rPr>
          <w:rFonts w:eastAsiaTheme="minorHAnsi" w:cstheme="minorBidi"/>
          <w:sz w:val="28"/>
          <w:szCs w:val="28"/>
          <w:lang w:val="en-GB"/>
        </w:rPr>
        <w:t>à ngành kinh tế chủ lực trong chăn nuôi của nước ta.</w:t>
      </w:r>
    </w:p>
    <w:p w14:paraId="3C24F8D1" w14:textId="77777777" w:rsidR="00AB0751" w:rsidRPr="000A14F8" w:rsidRDefault="00AB0751" w:rsidP="0038083D">
      <w:pPr>
        <w:pStyle w:val="NormalWeb"/>
        <w:spacing w:before="0" w:beforeAutospacing="0" w:after="160" w:afterAutospacing="0" w:line="288" w:lineRule="auto"/>
        <w:ind w:firstLine="720"/>
        <w:jc w:val="both"/>
        <w:rPr>
          <w:rFonts w:eastAsiaTheme="minorHAnsi" w:cstheme="minorBidi"/>
          <w:sz w:val="28"/>
          <w:szCs w:val="28"/>
          <w:lang w:val="en-GB"/>
        </w:rPr>
      </w:pPr>
      <w:r w:rsidRPr="000A14F8">
        <w:rPr>
          <w:rFonts w:eastAsiaTheme="minorHAnsi" w:cstheme="minorBidi"/>
          <w:sz w:val="28"/>
          <w:szCs w:val="28"/>
          <w:lang w:val="en-GB"/>
        </w:rPr>
        <w:t>Đa số mô hình chăn nuôi lợn ở Việt Nam là mô hình vừa và nhỏ, độ an toàn sinh học chưa cao, dễ bị tổn thương bởi dịch bệnh. Năm 2019, dịch tả lợn Châu Phi xuất hiện ở Việt Nam đã gây thiệt hại lớn cho nền kinh tế của nước ta, lợn mắc bệnh phải được tiêu hủy, thiệt hại lên đến hàng chục tỉ đồ</w:t>
      </w:r>
      <w:r w:rsidR="007445C5">
        <w:rPr>
          <w:rFonts w:eastAsiaTheme="minorHAnsi" w:cstheme="minorBidi"/>
          <w:sz w:val="28"/>
          <w:szCs w:val="28"/>
          <w:lang w:val="en-GB"/>
        </w:rPr>
        <w:t>ng</w:t>
      </w:r>
      <w:sdt>
        <w:sdtPr>
          <w:rPr>
            <w:rFonts w:eastAsiaTheme="minorHAnsi" w:cstheme="minorBidi"/>
            <w:sz w:val="28"/>
            <w:szCs w:val="28"/>
            <w:lang w:val="en-GB"/>
          </w:rPr>
          <w:id w:val="-791442525"/>
          <w:citation/>
        </w:sdtPr>
        <w:sdtContent>
          <w:r w:rsidR="007445C5">
            <w:rPr>
              <w:rFonts w:eastAsiaTheme="minorHAnsi" w:cstheme="minorBidi"/>
              <w:sz w:val="28"/>
              <w:szCs w:val="28"/>
              <w:lang w:val="en-GB"/>
            </w:rPr>
            <w:fldChar w:fldCharType="begin"/>
          </w:r>
          <w:r w:rsidR="007445C5">
            <w:rPr>
              <w:rFonts w:eastAsiaTheme="minorHAnsi" w:cstheme="minorBidi"/>
              <w:sz w:val="28"/>
              <w:szCs w:val="28"/>
              <w:lang w:val="en-GB"/>
            </w:rPr>
            <w:instrText xml:space="preserve"> CITATION thiet_hai_tieu_huy \l 2057 </w:instrText>
          </w:r>
          <w:r w:rsidR="007445C5">
            <w:rPr>
              <w:rFonts w:eastAsiaTheme="minorHAnsi" w:cstheme="minorBidi"/>
              <w:sz w:val="28"/>
              <w:szCs w:val="28"/>
              <w:lang w:val="en-GB"/>
            </w:rPr>
            <w:fldChar w:fldCharType="separate"/>
          </w:r>
          <w:r w:rsidR="007445C5">
            <w:rPr>
              <w:rFonts w:eastAsiaTheme="minorHAnsi" w:cstheme="minorBidi"/>
              <w:noProof/>
              <w:sz w:val="28"/>
              <w:szCs w:val="28"/>
              <w:lang w:val="en-GB"/>
            </w:rPr>
            <w:t xml:space="preserve"> </w:t>
          </w:r>
          <w:r w:rsidR="007445C5" w:rsidRPr="007445C5">
            <w:rPr>
              <w:rFonts w:eastAsiaTheme="minorHAnsi" w:cstheme="minorBidi"/>
              <w:noProof/>
              <w:sz w:val="28"/>
              <w:szCs w:val="28"/>
              <w:lang w:val="en-GB"/>
            </w:rPr>
            <w:t>[3]</w:t>
          </w:r>
          <w:r w:rsidR="007445C5">
            <w:rPr>
              <w:rFonts w:eastAsiaTheme="minorHAnsi" w:cstheme="minorBidi"/>
              <w:sz w:val="28"/>
              <w:szCs w:val="28"/>
              <w:lang w:val="en-GB"/>
            </w:rPr>
            <w:fldChar w:fldCharType="end"/>
          </w:r>
        </w:sdtContent>
      </w:sdt>
      <w:r w:rsidRPr="000A14F8">
        <w:rPr>
          <w:rFonts w:eastAsiaTheme="minorHAnsi" w:cstheme="minorBidi"/>
          <w:sz w:val="28"/>
          <w:szCs w:val="28"/>
          <w:lang w:val="en-GB"/>
        </w:rPr>
        <w:t>. Sản lượng lợn bị giảm do dịch tả lợn châu Phi dẫn đến tình trạng thịt lợn khan hiếm tại một số thời điểm. Điều này đẩy giá thành của thịt lợn tăng cao, có thời điểm giá thịt lợn tăng gấp đôi gấp ba, gây ảnh hưởng trực tiếp đến người tiêu dùng. Các hoạt động buôn lậu lợn chưa qua kiểm dịch về Việt Nam trở nên mạnh mẽ hơn vào thời điểm khan hiếm thịt lợn. Điều này gây mất vệ sinh an toàn thực phẩm và có thể khiến cho dịch lây lan nhanh và rộng hơn. Các biện pháp phòng chống dịch tả lợn châu Phi nên được đánh giá và áp dụng sớm để giảm thiểu tối đa thiệt hại đối với nền kinh tế của nước ta.</w:t>
      </w:r>
    </w:p>
    <w:p w14:paraId="716A357D" w14:textId="77777777" w:rsidR="00AB0751" w:rsidRPr="000A14F8" w:rsidRDefault="00AB0751" w:rsidP="0038083D">
      <w:pPr>
        <w:pStyle w:val="NormalWeb"/>
        <w:spacing w:before="0" w:beforeAutospacing="0" w:after="160" w:afterAutospacing="0" w:line="288" w:lineRule="auto"/>
        <w:ind w:firstLine="720"/>
        <w:jc w:val="both"/>
        <w:rPr>
          <w:rFonts w:eastAsiaTheme="minorHAnsi" w:cstheme="minorBidi"/>
          <w:sz w:val="28"/>
          <w:szCs w:val="28"/>
          <w:lang w:val="en-GB"/>
        </w:rPr>
      </w:pPr>
      <w:r w:rsidRPr="000A14F8">
        <w:rPr>
          <w:rFonts w:eastAsiaTheme="minorHAnsi" w:cstheme="minorBidi"/>
          <w:sz w:val="28"/>
          <w:szCs w:val="28"/>
          <w:lang w:val="en-GB"/>
        </w:rPr>
        <w:t>Theo thống kê chăn nuôi Việ</w:t>
      </w:r>
      <w:r w:rsidR="000A0A50">
        <w:rPr>
          <w:rFonts w:eastAsiaTheme="minorHAnsi" w:cstheme="minorBidi"/>
          <w:sz w:val="28"/>
          <w:szCs w:val="28"/>
          <w:lang w:val="en-GB"/>
        </w:rPr>
        <w:t>t Nam năm 2020</w:t>
      </w:r>
      <w:sdt>
        <w:sdtPr>
          <w:rPr>
            <w:rFonts w:eastAsiaTheme="minorHAnsi" w:cstheme="minorBidi"/>
            <w:sz w:val="28"/>
            <w:szCs w:val="28"/>
            <w:lang w:val="en-GB"/>
          </w:rPr>
          <w:id w:val="-2064715718"/>
          <w:citation/>
        </w:sdtPr>
        <w:sdtContent>
          <w:r w:rsidR="000A0A50">
            <w:rPr>
              <w:rFonts w:eastAsiaTheme="minorHAnsi" w:cstheme="minorBidi"/>
              <w:sz w:val="28"/>
              <w:szCs w:val="28"/>
              <w:lang w:val="en-GB"/>
            </w:rPr>
            <w:fldChar w:fldCharType="begin"/>
          </w:r>
          <w:r w:rsidR="000A0A50">
            <w:rPr>
              <w:rFonts w:eastAsiaTheme="minorHAnsi" w:cstheme="minorBidi"/>
              <w:sz w:val="28"/>
              <w:szCs w:val="28"/>
              <w:lang w:val="en-GB"/>
            </w:rPr>
            <w:instrText xml:space="preserve"> CITATION thongkechannuoi \l 2057 </w:instrText>
          </w:r>
          <w:r w:rsidR="000A0A50">
            <w:rPr>
              <w:rFonts w:eastAsiaTheme="minorHAnsi" w:cstheme="minorBidi"/>
              <w:sz w:val="28"/>
              <w:szCs w:val="28"/>
              <w:lang w:val="en-GB"/>
            </w:rPr>
            <w:fldChar w:fldCharType="separate"/>
          </w:r>
          <w:r w:rsidR="000A0A50">
            <w:rPr>
              <w:rFonts w:eastAsiaTheme="minorHAnsi" w:cstheme="minorBidi"/>
              <w:noProof/>
              <w:sz w:val="28"/>
              <w:szCs w:val="28"/>
              <w:lang w:val="en-GB"/>
            </w:rPr>
            <w:t xml:space="preserve"> </w:t>
          </w:r>
          <w:r w:rsidR="000A0A50" w:rsidRPr="000A0A50">
            <w:rPr>
              <w:rFonts w:eastAsiaTheme="minorHAnsi" w:cstheme="minorBidi"/>
              <w:noProof/>
              <w:sz w:val="28"/>
              <w:szCs w:val="28"/>
              <w:lang w:val="en-GB"/>
            </w:rPr>
            <w:t>[4]</w:t>
          </w:r>
          <w:r w:rsidR="000A0A50">
            <w:rPr>
              <w:rFonts w:eastAsiaTheme="minorHAnsi" w:cstheme="minorBidi"/>
              <w:sz w:val="28"/>
              <w:szCs w:val="28"/>
              <w:lang w:val="en-GB"/>
            </w:rPr>
            <w:fldChar w:fldCharType="end"/>
          </w:r>
        </w:sdtContent>
      </w:sdt>
      <w:r w:rsidRPr="000A14F8">
        <w:rPr>
          <w:rFonts w:eastAsiaTheme="minorHAnsi" w:cstheme="minorBidi"/>
          <w:sz w:val="28"/>
          <w:szCs w:val="28"/>
          <w:lang w:val="en-GB"/>
        </w:rPr>
        <w:t xml:space="preserve">, tổng số lợn của cả nước là 19.6 triệu con, Hà Nội là tỉnh thành chiếm tỉ trọng chăn nuôi lợn lớn thứ hai của cả nước với gần 1 triệu con lợn, chỉ xếp sau Đồng Nai là 1.6 triệu con. Do vậy việc thu thập số liệu liên quan đến ngành chăn nuôi lợn ở Hà Nội sẽ dễ dàng và chi tiết hơn. Trong đề tài này tôi sẽ mô phỏng sự lây lan của dịch tả lợn Châu Phi </w:t>
      </w:r>
      <w:r w:rsidR="00215581">
        <w:rPr>
          <w:rFonts w:eastAsiaTheme="minorHAnsi" w:cstheme="minorBidi"/>
          <w:sz w:val="28"/>
          <w:szCs w:val="28"/>
          <w:lang w:val="en-GB"/>
        </w:rPr>
        <w:t xml:space="preserve">giữa các trang trại </w:t>
      </w:r>
      <w:r w:rsidRPr="000A14F8">
        <w:rPr>
          <w:rFonts w:eastAsiaTheme="minorHAnsi" w:cstheme="minorBidi"/>
          <w:sz w:val="28"/>
          <w:szCs w:val="28"/>
          <w:lang w:val="en-GB"/>
        </w:rPr>
        <w:t>trên địa bàn Hà Nội, từ đó có thể đánh giá các biện pháp phòng chống dịch hiệu quả để giảm thiểu tác hại của dịch tả lợn châu Phi ở Việt Nam.</w:t>
      </w:r>
    </w:p>
    <w:p w14:paraId="1292F08D" w14:textId="77777777" w:rsidR="00CD601F" w:rsidRDefault="00CD601F" w:rsidP="0038083D">
      <w:pPr>
        <w:spacing w:after="0"/>
        <w:jc w:val="both"/>
        <w:rPr>
          <w:b/>
          <w:lang w:val="en-GB"/>
        </w:rPr>
      </w:pPr>
    </w:p>
    <w:p w14:paraId="2A2319AE" w14:textId="77777777" w:rsidR="0056059E" w:rsidRDefault="000A14F8" w:rsidP="0038083D">
      <w:pPr>
        <w:jc w:val="both"/>
        <w:rPr>
          <w:lang w:val="en-GB"/>
        </w:rPr>
      </w:pPr>
      <w:r>
        <w:rPr>
          <w:lang w:val="en-GB"/>
        </w:rPr>
        <w:br w:type="page"/>
      </w:r>
    </w:p>
    <w:p w14:paraId="1F9CF47E" w14:textId="77777777" w:rsidR="0056059E" w:rsidRPr="000A14F8" w:rsidRDefault="003213E5" w:rsidP="0038083D">
      <w:pPr>
        <w:pStyle w:val="Heading1"/>
        <w:jc w:val="both"/>
        <w:rPr>
          <w:i/>
          <w:lang w:val="en-GB"/>
        </w:rPr>
      </w:pPr>
      <w:bookmarkStart w:id="13" w:name="_Toc96691677"/>
      <w:r w:rsidRPr="000A14F8">
        <w:rPr>
          <w:i/>
          <w:lang w:val="en-GB"/>
        </w:rPr>
        <w:lastRenderedPageBreak/>
        <w:t>TỔNG QUAN</w:t>
      </w:r>
      <w:bookmarkEnd w:id="13"/>
    </w:p>
    <w:p w14:paraId="635C35CD" w14:textId="77777777" w:rsidR="00CA1653" w:rsidRDefault="00CA1653" w:rsidP="0038083D">
      <w:pPr>
        <w:pStyle w:val="Heading2"/>
        <w:jc w:val="both"/>
      </w:pPr>
      <w:bookmarkStart w:id="14" w:name="_Toc96691678"/>
      <w:r>
        <w:t>Tổng quan về dịch tả lợn châu Phi</w:t>
      </w:r>
      <w:bookmarkEnd w:id="14"/>
    </w:p>
    <w:p w14:paraId="6388E3DE" w14:textId="77777777" w:rsidR="00CA1653" w:rsidRDefault="00CA1653" w:rsidP="0038083D">
      <w:pPr>
        <w:pStyle w:val="Heading3"/>
        <w:jc w:val="both"/>
      </w:pPr>
      <w:bookmarkStart w:id="15" w:name="_Toc96691679"/>
      <w:r>
        <w:t>Sự bùng phát dịch</w:t>
      </w:r>
      <w:bookmarkEnd w:id="15"/>
    </w:p>
    <w:p w14:paraId="159AB928" w14:textId="677EE489" w:rsidR="00CA1653" w:rsidRDefault="00CA1653" w:rsidP="0038083D">
      <w:pPr>
        <w:pStyle w:val="NormalWeb"/>
        <w:spacing w:before="0" w:beforeAutospacing="0" w:after="160" w:afterAutospacing="0" w:line="288" w:lineRule="auto"/>
        <w:ind w:firstLine="720"/>
        <w:jc w:val="both"/>
      </w:pPr>
      <w:r>
        <w:rPr>
          <w:color w:val="000000"/>
          <w:sz w:val="28"/>
          <w:szCs w:val="28"/>
        </w:rPr>
        <w:t>Bệnh dịch tả lợn Châu Phi (ASF) là một trong những bệnh do vi</w:t>
      </w:r>
      <w:r w:rsidR="00135013">
        <w:rPr>
          <w:color w:val="000000"/>
          <w:sz w:val="28"/>
          <w:szCs w:val="28"/>
        </w:rPr>
        <w:t>rus</w:t>
      </w:r>
      <w:r>
        <w:rPr>
          <w:color w:val="000000"/>
          <w:sz w:val="28"/>
          <w:szCs w:val="28"/>
        </w:rPr>
        <w:t xml:space="preserve"> gây ra và dễ dàng lây lan ở lợn. Bệnh bắt nguồn từ Châu Phi và đã lan rộng khắp Châu Âu th</w:t>
      </w:r>
      <w:r w:rsidR="00353E0B">
        <w:rPr>
          <w:color w:val="000000"/>
          <w:sz w:val="28"/>
          <w:szCs w:val="28"/>
        </w:rPr>
        <w:t xml:space="preserve">ông qua </w:t>
      </w:r>
      <w:commentRangeStart w:id="16"/>
      <w:del w:id="17" w:author="Nguyen Quang Huy - HuyNQ52 (GAM.DAP)" w:date="2022-02-28T22:45:00Z">
        <w:r w:rsidR="00353E0B" w:rsidDel="00AF2771">
          <w:rPr>
            <w:color w:val="000000"/>
            <w:sz w:val="28"/>
            <w:szCs w:val="28"/>
          </w:rPr>
          <w:delText xml:space="preserve">Georgia </w:delText>
        </w:r>
      </w:del>
      <w:commentRangeEnd w:id="16"/>
      <w:ins w:id="18" w:author="Nguyen Quang Huy - HuyNQ52 (GAM.DAP)" w:date="2022-02-28T22:45:00Z">
        <w:r w:rsidR="00AF2771">
          <w:rPr>
            <w:color w:val="000000"/>
            <w:sz w:val="28"/>
            <w:szCs w:val="28"/>
          </w:rPr>
          <w:t xml:space="preserve">Gruzia </w:t>
        </w:r>
      </w:ins>
      <w:r w:rsidR="00344F99">
        <w:rPr>
          <w:rStyle w:val="CommentReference"/>
          <w:rFonts w:eastAsiaTheme="minorHAnsi" w:cstheme="minorBidi"/>
        </w:rPr>
        <w:commentReference w:id="16"/>
      </w:r>
      <w:r w:rsidR="00353E0B">
        <w:rPr>
          <w:color w:val="000000"/>
          <w:sz w:val="28"/>
          <w:szCs w:val="28"/>
        </w:rPr>
        <w:t xml:space="preserve">vào năm 2007 </w:t>
      </w:r>
      <w:sdt>
        <w:sdtPr>
          <w:rPr>
            <w:color w:val="000000"/>
            <w:sz w:val="28"/>
            <w:szCs w:val="28"/>
          </w:rPr>
          <w:id w:val="-1297981247"/>
          <w:citation/>
        </w:sdtPr>
        <w:sdtContent>
          <w:r w:rsidR="00353E0B">
            <w:rPr>
              <w:color w:val="000000"/>
              <w:sz w:val="28"/>
              <w:szCs w:val="28"/>
            </w:rPr>
            <w:fldChar w:fldCharType="begin"/>
          </w:r>
          <w:r w:rsidR="00353E0B">
            <w:rPr>
              <w:color w:val="000000"/>
              <w:sz w:val="28"/>
              <w:szCs w:val="28"/>
              <w:lang w:val="en-GB"/>
            </w:rPr>
            <w:instrText xml:space="preserve"> CITATION dacdiem_ASF \l 2057 </w:instrText>
          </w:r>
          <w:r w:rsidR="00353E0B">
            <w:rPr>
              <w:color w:val="000000"/>
              <w:sz w:val="28"/>
              <w:szCs w:val="28"/>
            </w:rPr>
            <w:fldChar w:fldCharType="separate"/>
          </w:r>
          <w:r w:rsidR="00353E0B" w:rsidRPr="00353E0B">
            <w:rPr>
              <w:noProof/>
              <w:color w:val="000000"/>
              <w:sz w:val="28"/>
              <w:szCs w:val="28"/>
              <w:lang w:val="en-GB"/>
            </w:rPr>
            <w:t>[5]</w:t>
          </w:r>
          <w:r w:rsidR="00353E0B">
            <w:rPr>
              <w:color w:val="000000"/>
              <w:sz w:val="28"/>
              <w:szCs w:val="28"/>
            </w:rPr>
            <w:fldChar w:fldCharType="end"/>
          </w:r>
        </w:sdtContent>
      </w:sdt>
      <w:r>
        <w:rPr>
          <w:color w:val="000000"/>
          <w:sz w:val="28"/>
          <w:szCs w:val="28"/>
        </w:rPr>
        <w:t>. Dịch bệnh đã dần lan sang các nước khác trong khu vực Caucasian, và Liên bang Nga, Đông và Trung Âu, và gần đây là Tây Âu (Bỉ). Kể từ khi Trung Quốc xác nhận trường hợp đầu tiên của ASF vào tháng 8 năm 2018, virus đã lây lan khắp nước này trong vòng vài tháng và sau đó lan rộng khắp châu Á. </w:t>
      </w:r>
    </w:p>
    <w:p w14:paraId="6BBDF085" w14:textId="77777777" w:rsidR="00353E0B" w:rsidRDefault="00CA1653" w:rsidP="0038083D">
      <w:pPr>
        <w:pStyle w:val="NormalWeb"/>
        <w:keepNext/>
        <w:spacing w:before="0" w:beforeAutospacing="0" w:after="160" w:afterAutospacing="0" w:line="288" w:lineRule="auto"/>
        <w:jc w:val="both"/>
      </w:pPr>
      <w:r>
        <w:rPr>
          <w:noProof/>
          <w:color w:val="000000"/>
          <w:sz w:val="28"/>
          <w:szCs w:val="28"/>
          <w:bdr w:val="none" w:sz="0" w:space="0" w:color="auto" w:frame="1"/>
        </w:rPr>
        <w:drawing>
          <wp:inline distT="0" distB="0" distL="0" distR="0" wp14:anchorId="5E88701A" wp14:editId="33418F48">
            <wp:extent cx="5943600" cy="2407920"/>
            <wp:effectExtent l="0" t="0" r="0" b="0"/>
            <wp:docPr id="10" name="Picture 10" descr="https://lh3.googleusercontent.com/giayBzC8ZwFVdpJZVRi7XyvZ06ygkSez3WjWpkjzwvJjyn0wQr1fJLooGmRmer_F5sBUij74LhsvY5bTVL_BxT4Eoi-KquHs3mJ9l0Fm_0gCS0QPajcI0KiCKXd3X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3.googleusercontent.com/giayBzC8ZwFVdpJZVRi7XyvZ06ygkSez3WjWpkjzwvJjyn0wQr1fJLooGmRmer_F5sBUij74LhsvY5bTVL_BxT4Eoi-KquHs3mJ9l0Fm_0gCS0QPajcI0KiCKXd3X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407920"/>
                    </a:xfrm>
                    <a:prstGeom prst="rect">
                      <a:avLst/>
                    </a:prstGeom>
                    <a:noFill/>
                    <a:ln>
                      <a:noFill/>
                    </a:ln>
                  </pic:spPr>
                </pic:pic>
              </a:graphicData>
            </a:graphic>
          </wp:inline>
        </w:drawing>
      </w:r>
    </w:p>
    <w:p w14:paraId="70C118F9" w14:textId="77777777" w:rsidR="00353E0B" w:rsidRPr="007A109C" w:rsidRDefault="00353E0B" w:rsidP="007A109C">
      <w:pPr>
        <w:pStyle w:val="Caption"/>
        <w:spacing w:line="288" w:lineRule="auto"/>
        <w:jc w:val="both"/>
        <w:rPr>
          <w:rStyle w:val="apple-tab-span"/>
          <w:sz w:val="28"/>
          <w:szCs w:val="28"/>
        </w:rPr>
      </w:pPr>
      <w:bookmarkStart w:id="19" w:name="_Toc96691727"/>
      <w:r w:rsidRPr="00353E0B">
        <w:rPr>
          <w:sz w:val="28"/>
          <w:szCs w:val="28"/>
        </w:rPr>
        <w:t xml:space="preserve">Hình </w:t>
      </w:r>
      <w:r w:rsidR="00E477CB">
        <w:rPr>
          <w:sz w:val="28"/>
          <w:szCs w:val="28"/>
        </w:rPr>
        <w:fldChar w:fldCharType="begin"/>
      </w:r>
      <w:r w:rsidR="00E477CB">
        <w:rPr>
          <w:sz w:val="28"/>
          <w:szCs w:val="28"/>
        </w:rPr>
        <w:instrText xml:space="preserve"> STYLEREF 1 \s </w:instrText>
      </w:r>
      <w:r w:rsidR="00E477CB">
        <w:rPr>
          <w:sz w:val="28"/>
          <w:szCs w:val="28"/>
        </w:rPr>
        <w:fldChar w:fldCharType="separate"/>
      </w:r>
      <w:r w:rsidR="00E477CB">
        <w:rPr>
          <w:noProof/>
          <w:sz w:val="28"/>
          <w:szCs w:val="28"/>
        </w:rPr>
        <w:t>1</w:t>
      </w:r>
      <w:r w:rsidR="00E477CB">
        <w:rPr>
          <w:sz w:val="28"/>
          <w:szCs w:val="28"/>
        </w:rPr>
        <w:fldChar w:fldCharType="end"/>
      </w:r>
      <w:r w:rsidR="00E477CB">
        <w:rPr>
          <w:sz w:val="28"/>
          <w:szCs w:val="28"/>
        </w:rPr>
        <w:t>.</w:t>
      </w:r>
      <w:r w:rsidR="00E477CB">
        <w:rPr>
          <w:sz w:val="28"/>
          <w:szCs w:val="28"/>
        </w:rPr>
        <w:fldChar w:fldCharType="begin"/>
      </w:r>
      <w:r w:rsidR="00E477CB">
        <w:rPr>
          <w:sz w:val="28"/>
          <w:szCs w:val="28"/>
        </w:rPr>
        <w:instrText xml:space="preserve"> SEQ Hình \* ARABIC \s 1 </w:instrText>
      </w:r>
      <w:r w:rsidR="00E477CB">
        <w:rPr>
          <w:sz w:val="28"/>
          <w:szCs w:val="28"/>
        </w:rPr>
        <w:fldChar w:fldCharType="separate"/>
      </w:r>
      <w:r w:rsidR="00E477CB">
        <w:rPr>
          <w:noProof/>
          <w:sz w:val="28"/>
          <w:szCs w:val="28"/>
        </w:rPr>
        <w:t>1</w:t>
      </w:r>
      <w:r w:rsidR="00E477CB">
        <w:rPr>
          <w:sz w:val="28"/>
          <w:szCs w:val="28"/>
        </w:rPr>
        <w:fldChar w:fldCharType="end"/>
      </w:r>
      <w:r w:rsidRPr="00353E0B">
        <w:rPr>
          <w:sz w:val="28"/>
          <w:szCs w:val="28"/>
        </w:rPr>
        <w:t>: Quá trình bùng phát dịch ASF ở một số khu vực trên thế giớ</w:t>
      </w:r>
      <w:r w:rsidR="00F71A43">
        <w:rPr>
          <w:sz w:val="28"/>
          <w:szCs w:val="28"/>
        </w:rPr>
        <w:t xml:space="preserve">i </w:t>
      </w:r>
      <w:sdt>
        <w:sdtPr>
          <w:rPr>
            <w:sz w:val="28"/>
            <w:szCs w:val="28"/>
          </w:rPr>
          <w:id w:val="-1556919124"/>
          <w:citation/>
        </w:sdtPr>
        <w:sdtContent>
          <w:r w:rsidR="00F71A43">
            <w:rPr>
              <w:sz w:val="28"/>
              <w:szCs w:val="28"/>
            </w:rPr>
            <w:fldChar w:fldCharType="begin"/>
          </w:r>
          <w:r w:rsidR="00F71A43">
            <w:rPr>
              <w:sz w:val="28"/>
              <w:szCs w:val="28"/>
              <w:lang w:val="en-GB"/>
            </w:rPr>
            <w:instrText xml:space="preserve"> CITATION dacdiem_ASF \l 2057 </w:instrText>
          </w:r>
          <w:r w:rsidR="00F71A43">
            <w:rPr>
              <w:sz w:val="28"/>
              <w:szCs w:val="28"/>
            </w:rPr>
            <w:fldChar w:fldCharType="separate"/>
          </w:r>
          <w:r w:rsidR="00F71A43" w:rsidRPr="00F71A43">
            <w:rPr>
              <w:noProof/>
              <w:sz w:val="28"/>
              <w:szCs w:val="28"/>
              <w:lang w:val="en-GB"/>
            </w:rPr>
            <w:t>[5]</w:t>
          </w:r>
          <w:r w:rsidR="00F71A43">
            <w:rPr>
              <w:sz w:val="28"/>
              <w:szCs w:val="28"/>
            </w:rPr>
            <w:fldChar w:fldCharType="end"/>
          </w:r>
        </w:sdtContent>
      </w:sdt>
      <w:bookmarkEnd w:id="19"/>
    </w:p>
    <w:p w14:paraId="3AE7EFA2" w14:textId="7B6CE712" w:rsidR="00CA1653" w:rsidRDefault="00CA1653" w:rsidP="0038083D">
      <w:pPr>
        <w:pStyle w:val="NormalWeb"/>
        <w:spacing w:before="0" w:beforeAutospacing="0" w:after="160" w:afterAutospacing="0" w:line="288" w:lineRule="auto"/>
        <w:ind w:firstLine="720"/>
        <w:jc w:val="both"/>
      </w:pPr>
      <w:r>
        <w:rPr>
          <w:color w:val="000000"/>
          <w:sz w:val="28"/>
          <w:szCs w:val="28"/>
        </w:rPr>
        <w:t xml:space="preserve">Tại Việt Nam, ổ dịch đầu tiên được ghi nhận là ở tỉnh Hưng Yên và Thái Bình vào ngày 19/2/2019. </w:t>
      </w:r>
      <w:r>
        <w:rPr>
          <w:color w:val="333333"/>
          <w:sz w:val="28"/>
          <w:szCs w:val="28"/>
          <w:shd w:val="clear" w:color="auto" w:fill="FFFFFF"/>
        </w:rPr>
        <w:t xml:space="preserve">Virus ASF được xác định </w:t>
      </w:r>
      <w:commentRangeStart w:id="20"/>
      <w:del w:id="21" w:author="Nguyen Quang Huy - HuyNQ52 (GAM.DAP)" w:date="2022-02-28T22:47:00Z">
        <w:r w:rsidDel="00E628E7">
          <w:rPr>
            <w:color w:val="333333"/>
            <w:sz w:val="28"/>
            <w:szCs w:val="28"/>
            <w:shd w:val="clear" w:color="auto" w:fill="FFFFFF"/>
          </w:rPr>
          <w:delText xml:space="preserve">thuộc kiểu gen 2 </w:delText>
        </w:r>
        <w:commentRangeEnd w:id="20"/>
        <w:r w:rsidR="00C555C9" w:rsidDel="00E628E7">
          <w:rPr>
            <w:rStyle w:val="CommentReference"/>
            <w:rFonts w:eastAsiaTheme="minorHAnsi" w:cstheme="minorBidi"/>
          </w:rPr>
          <w:commentReference w:id="20"/>
        </w:r>
      </w:del>
      <w:r>
        <w:rPr>
          <w:color w:val="333333"/>
          <w:sz w:val="28"/>
          <w:szCs w:val="28"/>
          <w:shd w:val="clear" w:color="auto" w:fill="FFFFFF"/>
        </w:rPr>
        <w:t>và báo cáo giống 1</w:t>
      </w:r>
      <w:r w:rsidR="008F3D90">
        <w:rPr>
          <w:color w:val="333333"/>
          <w:sz w:val="28"/>
          <w:szCs w:val="28"/>
          <w:shd w:val="clear" w:color="auto" w:fill="FFFFFF"/>
        </w:rPr>
        <w:t xml:space="preserve">00% với chủng của Trung Quốc </w:t>
      </w:r>
      <w:sdt>
        <w:sdtPr>
          <w:rPr>
            <w:color w:val="333333"/>
            <w:sz w:val="28"/>
            <w:szCs w:val="28"/>
            <w:shd w:val="clear" w:color="auto" w:fill="FFFFFF"/>
          </w:rPr>
          <w:id w:val="1770590026"/>
          <w:citation/>
        </w:sdtPr>
        <w:sdtContent>
          <w:r w:rsidR="008F3D90">
            <w:rPr>
              <w:color w:val="333333"/>
              <w:sz w:val="28"/>
              <w:szCs w:val="28"/>
              <w:shd w:val="clear" w:color="auto" w:fill="FFFFFF"/>
            </w:rPr>
            <w:fldChar w:fldCharType="begin"/>
          </w:r>
          <w:r w:rsidR="003345A4">
            <w:rPr>
              <w:color w:val="333333"/>
              <w:sz w:val="28"/>
              <w:szCs w:val="28"/>
              <w:shd w:val="clear" w:color="auto" w:fill="FFFFFF"/>
              <w:lang w:val="en-GB"/>
            </w:rPr>
            <w:instrText xml:space="preserve">CITATION tonghop_ASF \l 2057 </w:instrText>
          </w:r>
          <w:r w:rsidR="008F3D90">
            <w:rPr>
              <w:color w:val="333333"/>
              <w:sz w:val="28"/>
              <w:szCs w:val="28"/>
              <w:shd w:val="clear" w:color="auto" w:fill="FFFFFF"/>
            </w:rPr>
            <w:fldChar w:fldCharType="separate"/>
          </w:r>
          <w:r w:rsidR="003345A4" w:rsidRPr="003345A4">
            <w:rPr>
              <w:noProof/>
              <w:color w:val="333333"/>
              <w:sz w:val="28"/>
              <w:szCs w:val="28"/>
              <w:shd w:val="clear" w:color="auto" w:fill="FFFFFF"/>
              <w:lang w:val="en-GB"/>
            </w:rPr>
            <w:t>[6]</w:t>
          </w:r>
          <w:r w:rsidR="008F3D90">
            <w:rPr>
              <w:color w:val="333333"/>
              <w:sz w:val="28"/>
              <w:szCs w:val="28"/>
              <w:shd w:val="clear" w:color="auto" w:fill="FFFFFF"/>
            </w:rPr>
            <w:fldChar w:fldCharType="end"/>
          </w:r>
        </w:sdtContent>
      </w:sdt>
      <w:r>
        <w:rPr>
          <w:color w:val="333333"/>
          <w:sz w:val="28"/>
          <w:szCs w:val="28"/>
          <w:shd w:val="clear" w:color="auto" w:fill="FFFFFF"/>
        </w:rPr>
        <w:t xml:space="preserve">. Con đường lây truyền của dịch tả lợn châu Phi sang Việt Nam có thể từ nạn buôn lậu thịt lợn chưa được qua kiểm dịch từ Trung Quốc về Việt Nam. </w:t>
      </w:r>
      <w:r>
        <w:rPr>
          <w:color w:val="242424"/>
          <w:sz w:val="28"/>
          <w:szCs w:val="28"/>
          <w:shd w:val="clear" w:color="auto" w:fill="FFFFFF"/>
        </w:rPr>
        <w:t xml:space="preserve">Ngay sau khi xâm nhập vào Việt Nam, tốc độ lây lan của ASF diễn ra khá nhanh. Chỉ sau vài tháng dịch lên đến đỉnh điểm và lan rộng ra hơn 8.200 xã ở 63 tỉnh thành trong vòng 9 tháng (Hình </w:t>
      </w:r>
      <w:ins w:id="22" w:author="Nguyen Quang Huy - HuyNQ52 (GAM.DAP)" w:date="2022-02-28T22:52:00Z">
        <w:r w:rsidR="003A4506">
          <w:rPr>
            <w:color w:val="242424"/>
            <w:sz w:val="28"/>
            <w:szCs w:val="28"/>
            <w:shd w:val="clear" w:color="auto" w:fill="FFFFFF"/>
          </w:rPr>
          <w:t>1.</w:t>
        </w:r>
      </w:ins>
      <w:r>
        <w:rPr>
          <w:color w:val="242424"/>
          <w:sz w:val="28"/>
          <w:szCs w:val="28"/>
          <w:shd w:val="clear" w:color="auto" w:fill="FFFFFF"/>
        </w:rPr>
        <w:t>2), gây thiệt hại nặng nề cho ngành chăn nuôi lợn của nước ta.</w:t>
      </w:r>
    </w:p>
    <w:p w14:paraId="6EE0F855" w14:textId="77777777" w:rsidR="00CA1653" w:rsidRDefault="00CA1653" w:rsidP="0038083D">
      <w:pPr>
        <w:pStyle w:val="NormalWeb"/>
        <w:spacing w:before="0" w:beforeAutospacing="0" w:after="160" w:afterAutospacing="0" w:line="288" w:lineRule="auto"/>
        <w:ind w:firstLine="720"/>
        <w:jc w:val="both"/>
      </w:pPr>
      <w:r>
        <w:rPr>
          <w:noProof/>
          <w:color w:val="242424"/>
          <w:sz w:val="28"/>
          <w:szCs w:val="28"/>
          <w:bdr w:val="none" w:sz="0" w:space="0" w:color="auto" w:frame="1"/>
          <w:shd w:val="clear" w:color="auto" w:fill="FFFFFF"/>
        </w:rPr>
        <w:lastRenderedPageBreak/>
        <w:drawing>
          <wp:inline distT="0" distB="0" distL="0" distR="0" wp14:anchorId="75227DF7" wp14:editId="47477181">
            <wp:extent cx="5943600" cy="4572000"/>
            <wp:effectExtent l="0" t="0" r="0" b="0"/>
            <wp:docPr id="9" name="Picture 9" descr="https://lh6.googleusercontent.com/SsdNU_baCOfF5gmtNksmZ-qYbYv-11pwVcOmakGQ649B5lUmBGYD9I7GLedFnXcyDna37VkpMiOzWAY4DBjc3Unc-PDDyb6KjFXwv4wTGEyJ3SaqfDP6Ng7g5J3bD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6.googleusercontent.com/SsdNU_baCOfF5gmtNksmZ-qYbYv-11pwVcOmakGQ649B5lUmBGYD9I7GLedFnXcyDna37VkpMiOzWAY4DBjc3Unc-PDDyb6KjFXwv4wTGEyJ3SaqfDP6Ng7g5J3bDQ"/>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572000"/>
                    </a:xfrm>
                    <a:prstGeom prst="rect">
                      <a:avLst/>
                    </a:prstGeom>
                    <a:noFill/>
                    <a:ln>
                      <a:noFill/>
                    </a:ln>
                  </pic:spPr>
                </pic:pic>
              </a:graphicData>
            </a:graphic>
          </wp:inline>
        </w:drawing>
      </w:r>
    </w:p>
    <w:p w14:paraId="47A3D6F4" w14:textId="77777777" w:rsidR="00861729" w:rsidRDefault="00861729" w:rsidP="0038083D">
      <w:pPr>
        <w:pStyle w:val="NormalWeb"/>
        <w:spacing w:before="0" w:beforeAutospacing="0" w:after="160" w:afterAutospacing="0" w:line="288" w:lineRule="auto"/>
        <w:ind w:firstLine="720"/>
        <w:jc w:val="both"/>
        <w:rPr>
          <w:color w:val="242424"/>
          <w:sz w:val="28"/>
          <w:szCs w:val="28"/>
          <w:shd w:val="clear" w:color="auto" w:fill="FFFFFF"/>
        </w:rPr>
      </w:pPr>
    </w:p>
    <w:p w14:paraId="737A3511" w14:textId="77777777" w:rsidR="00861729" w:rsidRDefault="00861729" w:rsidP="0038083D">
      <w:pPr>
        <w:pStyle w:val="Caption"/>
        <w:spacing w:line="288" w:lineRule="auto"/>
        <w:jc w:val="both"/>
        <w:rPr>
          <w:color w:val="242424"/>
          <w:sz w:val="28"/>
          <w:szCs w:val="28"/>
          <w:shd w:val="clear" w:color="auto" w:fill="FFFFFF"/>
        </w:rPr>
      </w:pPr>
      <w:bookmarkStart w:id="23" w:name="_Toc96691728"/>
      <w:r w:rsidRPr="00861729">
        <w:rPr>
          <w:sz w:val="28"/>
          <w:szCs w:val="28"/>
        </w:rPr>
        <w:t xml:space="preserve">Hình </w:t>
      </w:r>
      <w:r w:rsidR="00E477CB">
        <w:rPr>
          <w:sz w:val="28"/>
          <w:szCs w:val="28"/>
        </w:rPr>
        <w:fldChar w:fldCharType="begin"/>
      </w:r>
      <w:r w:rsidR="00E477CB">
        <w:rPr>
          <w:sz w:val="28"/>
          <w:szCs w:val="28"/>
        </w:rPr>
        <w:instrText xml:space="preserve"> STYLEREF 1 \s </w:instrText>
      </w:r>
      <w:r w:rsidR="00E477CB">
        <w:rPr>
          <w:sz w:val="28"/>
          <w:szCs w:val="28"/>
        </w:rPr>
        <w:fldChar w:fldCharType="separate"/>
      </w:r>
      <w:r w:rsidR="00E477CB">
        <w:rPr>
          <w:noProof/>
          <w:sz w:val="28"/>
          <w:szCs w:val="28"/>
        </w:rPr>
        <w:t>1</w:t>
      </w:r>
      <w:r w:rsidR="00E477CB">
        <w:rPr>
          <w:sz w:val="28"/>
          <w:szCs w:val="28"/>
        </w:rPr>
        <w:fldChar w:fldCharType="end"/>
      </w:r>
      <w:r w:rsidR="00E477CB">
        <w:rPr>
          <w:sz w:val="28"/>
          <w:szCs w:val="28"/>
        </w:rPr>
        <w:t>.</w:t>
      </w:r>
      <w:r w:rsidR="00E477CB">
        <w:rPr>
          <w:sz w:val="28"/>
          <w:szCs w:val="28"/>
        </w:rPr>
        <w:fldChar w:fldCharType="begin"/>
      </w:r>
      <w:r w:rsidR="00E477CB">
        <w:rPr>
          <w:sz w:val="28"/>
          <w:szCs w:val="28"/>
        </w:rPr>
        <w:instrText xml:space="preserve"> SEQ Hình \* ARABIC \s 1 </w:instrText>
      </w:r>
      <w:r w:rsidR="00E477CB">
        <w:rPr>
          <w:sz w:val="28"/>
          <w:szCs w:val="28"/>
        </w:rPr>
        <w:fldChar w:fldCharType="separate"/>
      </w:r>
      <w:r w:rsidR="00E477CB">
        <w:rPr>
          <w:noProof/>
          <w:sz w:val="28"/>
          <w:szCs w:val="28"/>
        </w:rPr>
        <w:t>2</w:t>
      </w:r>
      <w:r w:rsidR="00E477CB">
        <w:rPr>
          <w:sz w:val="28"/>
          <w:szCs w:val="28"/>
        </w:rPr>
        <w:fldChar w:fldCharType="end"/>
      </w:r>
      <w:r w:rsidRPr="00861729">
        <w:rPr>
          <w:sz w:val="28"/>
          <w:szCs w:val="28"/>
        </w:rPr>
        <w:t>: Ước tính mật độ nuôi lợn của Việt Nam (A) và các xã bị ảnh hưởng bởi ASF ở Việt Nam (B) (Nguồn: Cục Thú y Việ</w:t>
      </w:r>
      <w:r w:rsidR="00F71A43">
        <w:rPr>
          <w:sz w:val="28"/>
          <w:szCs w:val="28"/>
        </w:rPr>
        <w:t xml:space="preserve">t Nam, 2020). </w:t>
      </w:r>
      <w:sdt>
        <w:sdtPr>
          <w:rPr>
            <w:sz w:val="28"/>
            <w:szCs w:val="28"/>
          </w:rPr>
          <w:id w:val="1635219832"/>
          <w:citation/>
        </w:sdtPr>
        <w:sdtContent>
          <w:r w:rsidR="00F71A43">
            <w:rPr>
              <w:sz w:val="28"/>
              <w:szCs w:val="28"/>
            </w:rPr>
            <w:fldChar w:fldCharType="begin"/>
          </w:r>
          <w:r w:rsidR="00F71A43">
            <w:rPr>
              <w:sz w:val="28"/>
              <w:szCs w:val="28"/>
              <w:lang w:val="en-GB"/>
            </w:rPr>
            <w:instrText xml:space="preserve"> CITATION dacdiem_ASF \l 2057 </w:instrText>
          </w:r>
          <w:r w:rsidR="00F71A43">
            <w:rPr>
              <w:sz w:val="28"/>
              <w:szCs w:val="28"/>
            </w:rPr>
            <w:fldChar w:fldCharType="separate"/>
          </w:r>
          <w:r w:rsidR="00F71A43" w:rsidRPr="00F71A43">
            <w:rPr>
              <w:noProof/>
              <w:sz w:val="28"/>
              <w:szCs w:val="28"/>
              <w:lang w:val="en-GB"/>
            </w:rPr>
            <w:t>[5]</w:t>
          </w:r>
          <w:r w:rsidR="00F71A43">
            <w:rPr>
              <w:sz w:val="28"/>
              <w:szCs w:val="28"/>
            </w:rPr>
            <w:fldChar w:fldCharType="end"/>
          </w:r>
        </w:sdtContent>
      </w:sdt>
      <w:bookmarkEnd w:id="23"/>
    </w:p>
    <w:p w14:paraId="3252B2A1" w14:textId="77777777" w:rsidR="00CA1653" w:rsidRDefault="00CA1653" w:rsidP="0038083D">
      <w:pPr>
        <w:pStyle w:val="Heading3"/>
        <w:jc w:val="both"/>
      </w:pPr>
      <w:bookmarkStart w:id="24" w:name="_Toc96691680"/>
      <w:r>
        <w:t>Đặc điểm của dịch tả lợn châu Phi</w:t>
      </w:r>
      <w:bookmarkEnd w:id="24"/>
    </w:p>
    <w:p w14:paraId="299BA23B" w14:textId="1DDBEE6E" w:rsidR="00CA1653" w:rsidRDefault="00CA1653" w:rsidP="0038083D">
      <w:pPr>
        <w:pStyle w:val="NormalWeb"/>
        <w:spacing w:before="0" w:beforeAutospacing="0" w:after="160" w:afterAutospacing="0" w:line="288" w:lineRule="auto"/>
        <w:ind w:firstLine="720"/>
        <w:jc w:val="both"/>
      </w:pPr>
      <w:r>
        <w:rPr>
          <w:color w:val="000000"/>
          <w:sz w:val="28"/>
          <w:szCs w:val="28"/>
        </w:rPr>
        <w:t>Bệnh tả lợn châu Phi là một trong những loại bệnh rất dễ lây lan, gây hậu quả nghiêm trọng nhất đối với ngành chăn nuôi lợn trên thế giới. Bệnh do một loại virus DNA sợi kép lớ</w:t>
      </w:r>
      <w:r w:rsidR="009763E3">
        <w:rPr>
          <w:color w:val="000000"/>
          <w:sz w:val="28"/>
          <w:szCs w:val="28"/>
        </w:rPr>
        <w:t>n của họ Asfarviridae gây ra</w:t>
      </w:r>
      <w:sdt>
        <w:sdtPr>
          <w:rPr>
            <w:color w:val="000000"/>
            <w:sz w:val="28"/>
            <w:szCs w:val="28"/>
          </w:rPr>
          <w:id w:val="149575168"/>
          <w:citation/>
        </w:sdtPr>
        <w:sdtContent>
          <w:r w:rsidR="009763E3">
            <w:rPr>
              <w:color w:val="000000"/>
              <w:sz w:val="28"/>
              <w:szCs w:val="28"/>
            </w:rPr>
            <w:fldChar w:fldCharType="begin"/>
          </w:r>
          <w:r w:rsidR="003345A4">
            <w:rPr>
              <w:color w:val="000000"/>
              <w:sz w:val="28"/>
              <w:szCs w:val="28"/>
              <w:lang w:val="en-GB"/>
            </w:rPr>
            <w:instrText xml:space="preserve">CITATION Mik15 \l 2057 </w:instrText>
          </w:r>
          <w:r w:rsidR="009763E3">
            <w:rPr>
              <w:color w:val="000000"/>
              <w:sz w:val="28"/>
              <w:szCs w:val="28"/>
            </w:rPr>
            <w:fldChar w:fldCharType="separate"/>
          </w:r>
          <w:r w:rsidR="003345A4">
            <w:rPr>
              <w:noProof/>
              <w:color w:val="000000"/>
              <w:sz w:val="28"/>
              <w:szCs w:val="28"/>
              <w:lang w:val="en-GB"/>
            </w:rPr>
            <w:t xml:space="preserve"> </w:t>
          </w:r>
          <w:r w:rsidR="003345A4" w:rsidRPr="003345A4">
            <w:rPr>
              <w:noProof/>
              <w:color w:val="000000"/>
              <w:sz w:val="28"/>
              <w:szCs w:val="28"/>
              <w:lang w:val="en-GB"/>
            </w:rPr>
            <w:t>[7]</w:t>
          </w:r>
          <w:r w:rsidR="009763E3">
            <w:rPr>
              <w:color w:val="000000"/>
              <w:sz w:val="28"/>
              <w:szCs w:val="28"/>
            </w:rPr>
            <w:fldChar w:fldCharType="end"/>
          </w:r>
        </w:sdtContent>
      </w:sdt>
      <w:r>
        <w:rPr>
          <w:color w:val="000000"/>
          <w:sz w:val="28"/>
          <w:szCs w:val="28"/>
        </w:rPr>
        <w:t xml:space="preserve">. Các phân lập ASFV khác nhau sẽ khác nhau về độc lực. Tỷ lệ lợn chết có thể lên tới 100% đối với những chủng có độc lực cao. Lợn bị nhiễm ASF sẽ có các dấu hiệu lâm sàng cấp tính, bán cấp tính và mãn tính tùy thuộc vào độc lực của virus, cường độ tiếp xúc và giống lợn. Biểu hiện của bệnh là sốt cao, chán ăn, xuất huyết ở da và </w:t>
      </w:r>
      <w:r w:rsidR="009763E3">
        <w:rPr>
          <w:color w:val="000000"/>
          <w:sz w:val="28"/>
          <w:szCs w:val="28"/>
        </w:rPr>
        <w:t xml:space="preserve">nội tạng rồi dẫn đến tử vong </w:t>
      </w:r>
      <w:sdt>
        <w:sdtPr>
          <w:rPr>
            <w:color w:val="000000"/>
            <w:sz w:val="28"/>
            <w:szCs w:val="28"/>
          </w:rPr>
          <w:id w:val="1893385770"/>
          <w:citation/>
        </w:sdtPr>
        <w:sdtContent>
          <w:r w:rsidR="009763E3">
            <w:rPr>
              <w:color w:val="000000"/>
              <w:sz w:val="28"/>
              <w:szCs w:val="28"/>
            </w:rPr>
            <w:fldChar w:fldCharType="begin"/>
          </w:r>
          <w:r w:rsidR="003345A4">
            <w:rPr>
              <w:color w:val="000000"/>
              <w:sz w:val="28"/>
              <w:szCs w:val="28"/>
              <w:lang w:val="en-GB"/>
            </w:rPr>
            <w:instrText xml:space="preserve">CITATION Mik15 \l 2057 </w:instrText>
          </w:r>
          <w:r w:rsidR="009763E3">
            <w:rPr>
              <w:color w:val="000000"/>
              <w:sz w:val="28"/>
              <w:szCs w:val="28"/>
            </w:rPr>
            <w:fldChar w:fldCharType="separate"/>
          </w:r>
          <w:r w:rsidR="003345A4" w:rsidRPr="003345A4">
            <w:rPr>
              <w:noProof/>
              <w:color w:val="000000"/>
              <w:sz w:val="28"/>
              <w:szCs w:val="28"/>
              <w:lang w:val="en-GB"/>
            </w:rPr>
            <w:t>[7]</w:t>
          </w:r>
          <w:r w:rsidR="009763E3">
            <w:rPr>
              <w:color w:val="000000"/>
              <w:sz w:val="28"/>
              <w:szCs w:val="28"/>
            </w:rPr>
            <w:fldChar w:fldCharType="end"/>
          </w:r>
        </w:sdtContent>
      </w:sdt>
      <w:r>
        <w:rPr>
          <w:color w:val="000000"/>
          <w:sz w:val="28"/>
          <w:szCs w:val="28"/>
        </w:rPr>
        <w:t>. Những con lợn dường như khỏi bệnh sẽ trở thành nguồn mang virus. Hiện nay chưa có thuốc đặc trị cho căn bệnh này. Bệnh tả lợn châu Phi dễ dàng lây lan từ lợn bị nhiễm bệnh sang lợn lành thông qua quá trình tiếp xúc trực tiếp hoặc tiếp xúc với phân, máu hay chất bài tiết. Thức ăn thừa của con người lấy từ các nhà hàng, khu công nghiệp</w:t>
      </w:r>
      <w:r w:rsidR="00322BA5">
        <w:rPr>
          <w:color w:val="000000"/>
          <w:sz w:val="28"/>
          <w:szCs w:val="28"/>
        </w:rPr>
        <w:t xml:space="preserve"> v.v.</w:t>
      </w:r>
      <w:r>
        <w:rPr>
          <w:color w:val="000000"/>
          <w:sz w:val="28"/>
          <w:szCs w:val="28"/>
        </w:rPr>
        <w:t xml:space="preserve"> nếu có virus gây bệnh mà không </w:t>
      </w:r>
      <w:r>
        <w:rPr>
          <w:color w:val="000000"/>
          <w:sz w:val="28"/>
          <w:szCs w:val="28"/>
        </w:rPr>
        <w:lastRenderedPageBreak/>
        <w:t>được xử lý nhiệt đúng cách sẽ là nguồn lây cho những con lợn khỏe mạnh. Nguồn nước sông suối, sinh hoạt chung của các hộ dân cư sẽ thúc đẩy dịch bệnh lây lan trên phạm vi rộng hơn. Phương tiện, dụng cụ, quần áo của người chăn nuôi nếu không được đảm bảo cũng có thể trở thành nguồn lây bệnh.</w:t>
      </w:r>
    </w:p>
    <w:p w14:paraId="52AB7FCF" w14:textId="77777777" w:rsidR="00CA1653" w:rsidRDefault="00CA1653" w:rsidP="0038083D">
      <w:pPr>
        <w:pStyle w:val="Heading3"/>
        <w:jc w:val="both"/>
      </w:pPr>
      <w:bookmarkStart w:id="25" w:name="_Toc96691681"/>
      <w:r>
        <w:t>Ảnh hưởng của dịch tả lợn châu Phi</w:t>
      </w:r>
      <w:bookmarkEnd w:id="25"/>
    </w:p>
    <w:p w14:paraId="185301E4" w14:textId="1956B014" w:rsidR="00CA1653" w:rsidRDefault="00CA1653" w:rsidP="0038083D">
      <w:pPr>
        <w:pStyle w:val="NormalWeb"/>
        <w:spacing w:before="0" w:beforeAutospacing="0" w:after="160" w:afterAutospacing="0" w:line="288" w:lineRule="auto"/>
        <w:ind w:firstLine="720"/>
        <w:jc w:val="both"/>
      </w:pPr>
      <w:r>
        <w:rPr>
          <w:color w:val="000000"/>
          <w:sz w:val="28"/>
          <w:szCs w:val="28"/>
        </w:rPr>
        <w:t xml:space="preserve">Dịch </w:t>
      </w:r>
      <w:r w:rsidR="001614E5">
        <w:rPr>
          <w:color w:val="000000"/>
          <w:sz w:val="28"/>
          <w:szCs w:val="28"/>
        </w:rPr>
        <w:t>tả lợn</w:t>
      </w:r>
      <w:r>
        <w:rPr>
          <w:color w:val="000000"/>
          <w:sz w:val="28"/>
          <w:szCs w:val="28"/>
        </w:rPr>
        <w:t xml:space="preserve"> châu Phi gây ảnh hưởng tiêu cực đến ngành chăn nuôi lợn trên toàn cầu. Tại Trung Quốc - quốc gia có tiềm năng về chăn nuôi lớn trên thế giới, theo thống kê ước tính thịt lợn nhập khẩu tại Trung Quốc tăng lên 2 triệu tấn trong nửa đầu năm 2019 do sản lượng thịt lợn của Trung Quốc đã giảm tới 55% trong đợt bùng phát dịch ASF</w:t>
      </w:r>
      <w:r w:rsidR="009763E3">
        <w:rPr>
          <w:color w:val="000000"/>
          <w:sz w:val="28"/>
          <w:szCs w:val="28"/>
        </w:rPr>
        <w:t xml:space="preserve"> </w:t>
      </w:r>
      <w:sdt>
        <w:sdtPr>
          <w:rPr>
            <w:color w:val="000000"/>
            <w:sz w:val="28"/>
            <w:szCs w:val="28"/>
          </w:rPr>
          <w:id w:val="-1645726409"/>
          <w:citation/>
        </w:sdtPr>
        <w:sdtContent>
          <w:r w:rsidR="009763E3">
            <w:rPr>
              <w:color w:val="000000"/>
              <w:sz w:val="28"/>
              <w:szCs w:val="28"/>
            </w:rPr>
            <w:fldChar w:fldCharType="begin"/>
          </w:r>
          <w:r w:rsidR="009763E3">
            <w:rPr>
              <w:color w:val="000000"/>
              <w:sz w:val="28"/>
              <w:szCs w:val="28"/>
              <w:lang w:val="en-GB"/>
            </w:rPr>
            <w:instrText xml:space="preserve"> CITATION dacdiem_ASF \l 2057 </w:instrText>
          </w:r>
          <w:r w:rsidR="009763E3">
            <w:rPr>
              <w:color w:val="000000"/>
              <w:sz w:val="28"/>
              <w:szCs w:val="28"/>
            </w:rPr>
            <w:fldChar w:fldCharType="separate"/>
          </w:r>
          <w:r w:rsidR="009763E3" w:rsidRPr="009763E3">
            <w:rPr>
              <w:noProof/>
              <w:color w:val="000000"/>
              <w:sz w:val="28"/>
              <w:szCs w:val="28"/>
              <w:lang w:val="en-GB"/>
            </w:rPr>
            <w:t>[5]</w:t>
          </w:r>
          <w:r w:rsidR="009763E3">
            <w:rPr>
              <w:color w:val="000000"/>
              <w:sz w:val="28"/>
              <w:szCs w:val="28"/>
            </w:rPr>
            <w:fldChar w:fldCharType="end"/>
          </w:r>
        </w:sdtContent>
      </w:sdt>
      <w:r>
        <w:rPr>
          <w:color w:val="000000"/>
          <w:sz w:val="28"/>
          <w:szCs w:val="28"/>
        </w:rPr>
        <w:t>. Hơn nữa, dịch ASF bùng phát gây ra hậu quả nghiêm trọng cho các quốc gia tiêu thụ nhiều thịt lợn như Hồng Kông, Nhật Bản, Hàn Quốc. Những quốc gia này đòi hỏi phải nhập k</w:t>
      </w:r>
      <w:r w:rsidR="0000736A">
        <w:rPr>
          <w:color w:val="000000"/>
          <w:sz w:val="28"/>
          <w:szCs w:val="28"/>
        </w:rPr>
        <w:t>hẩu một sản lượng thịt lợn rất </w:t>
      </w:r>
      <w:r>
        <w:rPr>
          <w:color w:val="000000"/>
          <w:sz w:val="28"/>
          <w:szCs w:val="28"/>
        </w:rPr>
        <w:t>lớn để cung cấp cho thị trường trong nước của họ.</w:t>
      </w:r>
    </w:p>
    <w:p w14:paraId="437C4B90" w14:textId="77777777" w:rsidR="00CA1653" w:rsidRDefault="00CA1653" w:rsidP="0038083D">
      <w:pPr>
        <w:pStyle w:val="NormalWeb"/>
        <w:spacing w:before="0" w:beforeAutospacing="0" w:after="160" w:afterAutospacing="0" w:line="288" w:lineRule="auto"/>
        <w:ind w:firstLine="720"/>
        <w:jc w:val="both"/>
      </w:pPr>
      <w:r>
        <w:rPr>
          <w:color w:val="242424"/>
          <w:sz w:val="28"/>
          <w:szCs w:val="28"/>
          <w:shd w:val="clear" w:color="auto" w:fill="FFFFFF"/>
        </w:rPr>
        <w:t>Tại Việt Nam, thiệt hại chính thức được báo cáo do dịch ASF sau một năm là xấp xỉ 6 triệu con (chiếm 21,5% tổng đàn), tương đương với tổng lượng thịt lợn bị hao hụt là 342.091 tấn (chiếm 9,0% tổng sản</w:t>
      </w:r>
      <w:r w:rsidR="00353E0B">
        <w:rPr>
          <w:color w:val="242424"/>
          <w:sz w:val="28"/>
          <w:szCs w:val="28"/>
          <w:shd w:val="clear" w:color="auto" w:fill="FFFFFF"/>
        </w:rPr>
        <w:t xml:space="preserve"> lượng thịt lợn của cả nước) </w:t>
      </w:r>
      <w:sdt>
        <w:sdtPr>
          <w:rPr>
            <w:color w:val="242424"/>
            <w:sz w:val="28"/>
            <w:szCs w:val="28"/>
            <w:shd w:val="clear" w:color="auto" w:fill="FFFFFF"/>
          </w:rPr>
          <w:id w:val="506412305"/>
          <w:citation/>
        </w:sdtPr>
        <w:sdtContent>
          <w:r w:rsidR="00353E0B">
            <w:rPr>
              <w:color w:val="242424"/>
              <w:sz w:val="28"/>
              <w:szCs w:val="28"/>
              <w:shd w:val="clear" w:color="auto" w:fill="FFFFFF"/>
            </w:rPr>
            <w:fldChar w:fldCharType="begin"/>
          </w:r>
          <w:r w:rsidR="00353E0B">
            <w:rPr>
              <w:color w:val="242424"/>
              <w:sz w:val="28"/>
              <w:szCs w:val="28"/>
              <w:shd w:val="clear" w:color="auto" w:fill="FFFFFF"/>
              <w:lang w:val="en-GB"/>
            </w:rPr>
            <w:instrText xml:space="preserve"> CITATION dacdiem_ASF \l 2057 </w:instrText>
          </w:r>
          <w:r w:rsidR="00353E0B">
            <w:rPr>
              <w:color w:val="242424"/>
              <w:sz w:val="28"/>
              <w:szCs w:val="28"/>
              <w:shd w:val="clear" w:color="auto" w:fill="FFFFFF"/>
            </w:rPr>
            <w:fldChar w:fldCharType="separate"/>
          </w:r>
          <w:r w:rsidR="00353E0B" w:rsidRPr="00353E0B">
            <w:rPr>
              <w:noProof/>
              <w:color w:val="242424"/>
              <w:sz w:val="28"/>
              <w:szCs w:val="28"/>
              <w:shd w:val="clear" w:color="auto" w:fill="FFFFFF"/>
              <w:lang w:val="en-GB"/>
            </w:rPr>
            <w:t>[5]</w:t>
          </w:r>
          <w:r w:rsidR="00353E0B">
            <w:rPr>
              <w:color w:val="242424"/>
              <w:sz w:val="28"/>
              <w:szCs w:val="28"/>
              <w:shd w:val="clear" w:color="auto" w:fill="FFFFFF"/>
            </w:rPr>
            <w:fldChar w:fldCharType="end"/>
          </w:r>
        </w:sdtContent>
      </w:sdt>
      <w:r>
        <w:rPr>
          <w:color w:val="242424"/>
          <w:sz w:val="28"/>
          <w:szCs w:val="28"/>
          <w:shd w:val="clear" w:color="auto" w:fill="FFFFFF"/>
        </w:rPr>
        <w:t xml:space="preserve">. So với năm trước khi dịch ASF bùng phát, tổng đàn lợn và sản lượng thịt lợn xuất chuồng của Việt Nam giảm lần lượt là 11,5% và 13,8%. Sự sụt giảm tích lũy trong tổng đàn lợn do ASF ngay lập tức đã thúc đẩy tăng trưởng nhanh chóng của sản xuất gia cầm (16,5%), gia súc nhai lại (trên 5,0%) và các vật nuôi khác (trên 3,0%) cũng như nhập khẩu thịt lợn tăng </w:t>
      </w:r>
      <w:r w:rsidR="008F3D90">
        <w:rPr>
          <w:color w:val="242424"/>
          <w:sz w:val="28"/>
          <w:szCs w:val="28"/>
          <w:shd w:val="clear" w:color="auto" w:fill="FFFFFF"/>
        </w:rPr>
        <w:t xml:space="preserve">nhanh trong năm 2019 (63.0%) </w:t>
      </w:r>
      <w:sdt>
        <w:sdtPr>
          <w:rPr>
            <w:color w:val="242424"/>
            <w:sz w:val="28"/>
            <w:szCs w:val="28"/>
            <w:shd w:val="clear" w:color="auto" w:fill="FFFFFF"/>
          </w:rPr>
          <w:id w:val="-1957012953"/>
          <w:citation/>
        </w:sdtPr>
        <w:sdtContent>
          <w:r w:rsidR="008F3D90">
            <w:rPr>
              <w:color w:val="242424"/>
              <w:sz w:val="28"/>
              <w:szCs w:val="28"/>
              <w:shd w:val="clear" w:color="auto" w:fill="FFFFFF"/>
            </w:rPr>
            <w:fldChar w:fldCharType="begin"/>
          </w:r>
          <w:r w:rsidR="008F3D90">
            <w:rPr>
              <w:color w:val="242424"/>
              <w:sz w:val="28"/>
              <w:szCs w:val="28"/>
              <w:shd w:val="clear" w:color="auto" w:fill="FFFFFF"/>
              <w:lang w:val="en-GB"/>
            </w:rPr>
            <w:instrText xml:space="preserve"> CITATION dacdiem_ASF \l 2057 </w:instrText>
          </w:r>
          <w:r w:rsidR="008F3D90">
            <w:rPr>
              <w:color w:val="242424"/>
              <w:sz w:val="28"/>
              <w:szCs w:val="28"/>
              <w:shd w:val="clear" w:color="auto" w:fill="FFFFFF"/>
            </w:rPr>
            <w:fldChar w:fldCharType="separate"/>
          </w:r>
          <w:r w:rsidR="008F3D90" w:rsidRPr="008F3D90">
            <w:rPr>
              <w:noProof/>
              <w:color w:val="242424"/>
              <w:sz w:val="28"/>
              <w:szCs w:val="28"/>
              <w:shd w:val="clear" w:color="auto" w:fill="FFFFFF"/>
              <w:lang w:val="en-GB"/>
            </w:rPr>
            <w:t>[5]</w:t>
          </w:r>
          <w:r w:rsidR="008F3D90">
            <w:rPr>
              <w:color w:val="242424"/>
              <w:sz w:val="28"/>
              <w:szCs w:val="28"/>
              <w:shd w:val="clear" w:color="auto" w:fill="FFFFFF"/>
            </w:rPr>
            <w:fldChar w:fldCharType="end"/>
          </w:r>
        </w:sdtContent>
      </w:sdt>
      <w:r>
        <w:rPr>
          <w:color w:val="242424"/>
          <w:sz w:val="28"/>
          <w:szCs w:val="28"/>
          <w:shd w:val="clear" w:color="auto" w:fill="FFFFFF"/>
        </w:rPr>
        <w:t>. Sự sụt giảm nguồn cung cấp thịt lợn trong nước đã dẫn đến tình trạng khan hiếm thịt lợn trong giai đoạn ASF đạt đỉnh điểm. Ở vùng dịch sự chênh lệch giá thịt lợn rất thấp còn ở vùng an toàn giá thịt lợn lại có sự chênh lệch cao hơn. Giá thịt lợn có giai đoạn tăng gấp đôi, gấp ba. Điều này gây ảnh hưởng trực tiếp đến người tiêu dùng thịt lợn trong cả nước. Đây cũng là động lực lớn cho hoạt động buôn lậu lợn từ vùng dịch sang vùng không có dịch. </w:t>
      </w:r>
    </w:p>
    <w:p w14:paraId="126BB4F2" w14:textId="77777777" w:rsidR="00CA1653" w:rsidRDefault="00CA1653" w:rsidP="0038083D">
      <w:pPr>
        <w:pStyle w:val="NormalWeb"/>
        <w:spacing w:before="0" w:beforeAutospacing="0" w:after="160" w:afterAutospacing="0" w:line="288" w:lineRule="auto"/>
        <w:ind w:firstLine="720"/>
        <w:jc w:val="both"/>
      </w:pPr>
      <w:r>
        <w:rPr>
          <w:color w:val="242424"/>
          <w:sz w:val="28"/>
          <w:szCs w:val="28"/>
          <w:shd w:val="clear" w:color="auto" w:fill="FFFFFF"/>
        </w:rPr>
        <w:t>Việc tiêu hủy số lượng lớn hoặc cả đàn lợn bị nhiễm bệnh gây thiệt hại nặng nề cho kinh tế của những người chăn nuôi lợn. Hơn thế nữa, việc khắc phục hậu quả mà dịch tả lợn châu Phi để lại là khá tốn kém do giá lợn giống luôn ở mức cao tầm 2.5-3 triệu/con và người chăn nuôi cũng cần thời gian để thực hiện tái đàn. Tâm lý lo sợ dịch trở lại cũng ảnh hưởng không nhỏ đến người chăn nuôi khiến họ do dự khi quyết định tái đàn tron</w:t>
      </w:r>
      <w:r w:rsidR="00A73364">
        <w:rPr>
          <w:color w:val="242424"/>
          <w:sz w:val="28"/>
          <w:szCs w:val="28"/>
          <w:shd w:val="clear" w:color="auto" w:fill="FFFFFF"/>
        </w:rPr>
        <w:t>g thời điểm ASF vẫn chưa có vacc</w:t>
      </w:r>
      <w:r>
        <w:rPr>
          <w:color w:val="242424"/>
          <w:sz w:val="28"/>
          <w:szCs w:val="28"/>
          <w:shd w:val="clear" w:color="auto" w:fill="FFFFFF"/>
        </w:rPr>
        <w:t>in</w:t>
      </w:r>
      <w:r w:rsidR="00A73364">
        <w:rPr>
          <w:color w:val="242424"/>
          <w:sz w:val="28"/>
          <w:szCs w:val="28"/>
          <w:shd w:val="clear" w:color="auto" w:fill="FFFFFF"/>
        </w:rPr>
        <w:t>e</w:t>
      </w:r>
      <w:r>
        <w:rPr>
          <w:color w:val="242424"/>
          <w:sz w:val="28"/>
          <w:szCs w:val="28"/>
          <w:shd w:val="clear" w:color="auto" w:fill="FFFFFF"/>
        </w:rPr>
        <w:t xml:space="preserve"> hay thuốc đặc trị.</w:t>
      </w:r>
    </w:p>
    <w:p w14:paraId="49097564" w14:textId="77777777" w:rsidR="004D20D4" w:rsidRDefault="004D20D4" w:rsidP="0038083D">
      <w:pPr>
        <w:jc w:val="both"/>
        <w:rPr>
          <w:rFonts w:eastAsiaTheme="majorEastAsia" w:cstheme="majorBidi"/>
          <w:b/>
          <w:szCs w:val="26"/>
          <w:lang w:val="en-GB"/>
        </w:rPr>
      </w:pPr>
      <w:r>
        <w:rPr>
          <w:lang w:val="en-GB"/>
        </w:rPr>
        <w:br w:type="page"/>
      </w:r>
    </w:p>
    <w:p w14:paraId="0AE95021" w14:textId="77777777" w:rsidR="00286A73" w:rsidRDefault="00286A73" w:rsidP="0038083D">
      <w:pPr>
        <w:pStyle w:val="Heading2"/>
        <w:ind w:left="567"/>
        <w:jc w:val="both"/>
        <w:rPr>
          <w:lang w:val="en-GB"/>
        </w:rPr>
      </w:pPr>
      <w:bookmarkStart w:id="26" w:name="_Toc96691682"/>
      <w:r>
        <w:rPr>
          <w:lang w:val="en-GB"/>
        </w:rPr>
        <w:lastRenderedPageBreak/>
        <w:t xml:space="preserve">Các </w:t>
      </w:r>
      <w:r w:rsidR="00361734">
        <w:rPr>
          <w:lang w:val="en-GB"/>
        </w:rPr>
        <w:t xml:space="preserve">nghiên cứu về </w:t>
      </w:r>
      <w:r w:rsidR="00FC263B">
        <w:rPr>
          <w:lang w:val="en-GB"/>
        </w:rPr>
        <w:t xml:space="preserve">mô hình </w:t>
      </w:r>
      <w:r w:rsidR="00361734">
        <w:rPr>
          <w:lang w:val="en-GB"/>
        </w:rPr>
        <w:t>lây lan ASF</w:t>
      </w:r>
      <w:bookmarkEnd w:id="26"/>
    </w:p>
    <w:p w14:paraId="33B3AA73" w14:textId="77777777" w:rsidR="00F656BC" w:rsidRDefault="00F656BC" w:rsidP="0038083D">
      <w:pPr>
        <w:pStyle w:val="Heading3"/>
        <w:jc w:val="both"/>
      </w:pPr>
      <w:bookmarkStart w:id="27" w:name="_Toc96691683"/>
      <w:r>
        <w:rPr>
          <w:shd w:val="clear" w:color="auto" w:fill="FFFFFF"/>
        </w:rPr>
        <w:t>Tổng quan</w:t>
      </w:r>
      <w:bookmarkEnd w:id="27"/>
    </w:p>
    <w:p w14:paraId="0E9EDAEB" w14:textId="77777777" w:rsidR="00F656BC" w:rsidRDefault="00577D22" w:rsidP="0038083D">
      <w:pPr>
        <w:pStyle w:val="NormalWeb"/>
        <w:spacing w:before="0" w:beforeAutospacing="0" w:after="160" w:afterAutospacing="0" w:line="288" w:lineRule="auto"/>
        <w:ind w:firstLine="720"/>
        <w:jc w:val="both"/>
      </w:pPr>
      <w:r>
        <w:rPr>
          <w:color w:val="242424"/>
          <w:sz w:val="28"/>
          <w:szCs w:val="28"/>
          <w:shd w:val="clear" w:color="auto" w:fill="FFFFFF"/>
        </w:rPr>
        <w:t>Nhóm các tác giả</w:t>
      </w:r>
      <w:sdt>
        <w:sdtPr>
          <w:rPr>
            <w:color w:val="242424"/>
            <w:sz w:val="28"/>
            <w:szCs w:val="28"/>
            <w:shd w:val="clear" w:color="auto" w:fill="FFFFFF"/>
          </w:rPr>
          <w:id w:val="-1379777843"/>
          <w:citation/>
        </w:sdtPr>
        <w:sdtContent>
          <w:r>
            <w:rPr>
              <w:color w:val="242424"/>
              <w:sz w:val="28"/>
              <w:szCs w:val="28"/>
              <w:shd w:val="clear" w:color="auto" w:fill="FFFFFF"/>
            </w:rPr>
            <w:fldChar w:fldCharType="begin"/>
          </w:r>
          <w:r w:rsidR="003345A4">
            <w:rPr>
              <w:color w:val="242424"/>
              <w:sz w:val="28"/>
              <w:szCs w:val="28"/>
              <w:shd w:val="clear" w:color="auto" w:fill="FFFFFF"/>
              <w:lang w:val="en-GB"/>
            </w:rPr>
            <w:instrText xml:space="preserve">CITATION tonghop_ASF \l 2057 </w:instrText>
          </w:r>
          <w:r>
            <w:rPr>
              <w:color w:val="242424"/>
              <w:sz w:val="28"/>
              <w:szCs w:val="28"/>
              <w:shd w:val="clear" w:color="auto" w:fill="FFFFFF"/>
            </w:rPr>
            <w:fldChar w:fldCharType="separate"/>
          </w:r>
          <w:r w:rsidR="003345A4">
            <w:rPr>
              <w:noProof/>
              <w:color w:val="242424"/>
              <w:sz w:val="28"/>
              <w:szCs w:val="28"/>
              <w:shd w:val="clear" w:color="auto" w:fill="FFFFFF"/>
              <w:lang w:val="en-GB"/>
            </w:rPr>
            <w:t xml:space="preserve"> </w:t>
          </w:r>
          <w:r w:rsidR="003345A4" w:rsidRPr="003345A4">
            <w:rPr>
              <w:noProof/>
              <w:color w:val="242424"/>
              <w:sz w:val="28"/>
              <w:szCs w:val="28"/>
              <w:shd w:val="clear" w:color="auto" w:fill="FFFFFF"/>
              <w:lang w:val="en-GB"/>
            </w:rPr>
            <w:t>[6]</w:t>
          </w:r>
          <w:r>
            <w:rPr>
              <w:color w:val="242424"/>
              <w:sz w:val="28"/>
              <w:szCs w:val="28"/>
              <w:shd w:val="clear" w:color="auto" w:fill="FFFFFF"/>
            </w:rPr>
            <w:fldChar w:fldCharType="end"/>
          </w:r>
        </w:sdtContent>
      </w:sdt>
      <w:r w:rsidR="00F656BC">
        <w:rPr>
          <w:color w:val="242424"/>
          <w:sz w:val="28"/>
          <w:szCs w:val="28"/>
          <w:shd w:val="clear" w:color="auto" w:fill="FFFFFF"/>
        </w:rPr>
        <w:t xml:space="preserve"> đã thống kê và phân loại các nghiên cứu về mô hình lây lan ASF. Phương pháp luận gồm 3 loại là thực nghiệm (experimental), quan sát (observational) và mô phỏng (simulation). Framework gồm mô hình dựa trên quần thể, mô hình dựa trên cá thể và mô hình siêu quần thể. Cụ thể như sau:</w:t>
      </w:r>
    </w:p>
    <w:p w14:paraId="7F411460" w14:textId="77777777" w:rsidR="00F656BC" w:rsidRPr="005D6006" w:rsidRDefault="00F656BC" w:rsidP="005D6006">
      <w:pPr>
        <w:pStyle w:val="NormalWeb"/>
        <w:numPr>
          <w:ilvl w:val="0"/>
          <w:numId w:val="23"/>
        </w:numPr>
        <w:spacing w:before="0" w:beforeAutospacing="0" w:after="160" w:afterAutospacing="0" w:line="288" w:lineRule="auto"/>
        <w:ind w:hanging="720"/>
        <w:jc w:val="both"/>
        <w:textAlignment w:val="baseline"/>
        <w:rPr>
          <w:i/>
          <w:color w:val="242424"/>
          <w:sz w:val="28"/>
          <w:szCs w:val="28"/>
        </w:rPr>
      </w:pPr>
      <w:r w:rsidRPr="005D6006">
        <w:rPr>
          <w:i/>
          <w:color w:val="242424"/>
          <w:sz w:val="28"/>
          <w:szCs w:val="28"/>
          <w:shd w:val="clear" w:color="auto" w:fill="FFFFFF"/>
        </w:rPr>
        <w:t>Population-based model – Mô hình dựa trên quần thể</w:t>
      </w:r>
    </w:p>
    <w:p w14:paraId="7EB7B11D" w14:textId="7E35E0CD" w:rsidR="00F656BC" w:rsidRDefault="00F656BC" w:rsidP="0038083D">
      <w:pPr>
        <w:pStyle w:val="NormalWeb"/>
        <w:spacing w:before="0" w:beforeAutospacing="0" w:after="160" w:afterAutospacing="0" w:line="288" w:lineRule="auto"/>
        <w:ind w:firstLine="720"/>
        <w:jc w:val="both"/>
      </w:pPr>
      <w:r>
        <w:rPr>
          <w:color w:val="242424"/>
          <w:sz w:val="28"/>
          <w:szCs w:val="28"/>
          <w:shd w:val="clear" w:color="auto" w:fill="FFFFFF"/>
        </w:rPr>
        <w:t>Quần thể được định nghĩa là một nhóm tập hợp các sinh vật thuộc cùng một loài. Mỗi quần thể có một số thuộc tính đặc trưng, ví dụ như mật độ dân số (quy mô dân số), tính tự nhiên (tỷ lệ sinh), mức độ chết (tỷ lệ tử vong), phân bố theo tuổi, phân tán, tốc độ tăng</w:t>
      </w:r>
      <w:r w:rsidR="00577D22">
        <w:rPr>
          <w:color w:val="242424"/>
          <w:sz w:val="28"/>
          <w:szCs w:val="28"/>
          <w:shd w:val="clear" w:color="auto" w:fill="FFFFFF"/>
        </w:rPr>
        <w:t xml:space="preserve"> trưởng và các đặc tính khác</w:t>
      </w:r>
      <w:sdt>
        <w:sdtPr>
          <w:rPr>
            <w:color w:val="242424"/>
            <w:sz w:val="28"/>
            <w:szCs w:val="28"/>
            <w:shd w:val="clear" w:color="auto" w:fill="FFFFFF"/>
          </w:rPr>
          <w:id w:val="2059820684"/>
          <w:citation/>
        </w:sdtPr>
        <w:sdtContent>
          <w:r w:rsidR="00577D22">
            <w:rPr>
              <w:color w:val="242424"/>
              <w:sz w:val="28"/>
              <w:szCs w:val="28"/>
              <w:shd w:val="clear" w:color="auto" w:fill="FFFFFF"/>
            </w:rPr>
            <w:fldChar w:fldCharType="begin"/>
          </w:r>
          <w:r w:rsidR="003345A4">
            <w:rPr>
              <w:color w:val="242424"/>
              <w:sz w:val="28"/>
              <w:szCs w:val="28"/>
              <w:shd w:val="clear" w:color="auto" w:fill="FFFFFF"/>
              <w:lang w:val="en-GB"/>
            </w:rPr>
            <w:instrText xml:space="preserve">CITATION KBN14 \l 2057 </w:instrText>
          </w:r>
          <w:r w:rsidR="00577D22">
            <w:rPr>
              <w:color w:val="242424"/>
              <w:sz w:val="28"/>
              <w:szCs w:val="28"/>
              <w:shd w:val="clear" w:color="auto" w:fill="FFFFFF"/>
            </w:rPr>
            <w:fldChar w:fldCharType="separate"/>
          </w:r>
          <w:r w:rsidR="003345A4">
            <w:rPr>
              <w:noProof/>
              <w:color w:val="242424"/>
              <w:sz w:val="28"/>
              <w:szCs w:val="28"/>
              <w:shd w:val="clear" w:color="auto" w:fill="FFFFFF"/>
              <w:lang w:val="en-GB"/>
            </w:rPr>
            <w:t xml:space="preserve"> </w:t>
          </w:r>
          <w:r w:rsidR="003345A4" w:rsidRPr="003345A4">
            <w:rPr>
              <w:noProof/>
              <w:color w:val="242424"/>
              <w:sz w:val="28"/>
              <w:szCs w:val="28"/>
              <w:shd w:val="clear" w:color="auto" w:fill="FFFFFF"/>
              <w:lang w:val="en-GB"/>
            </w:rPr>
            <w:t>[8]</w:t>
          </w:r>
          <w:r w:rsidR="00577D22">
            <w:rPr>
              <w:color w:val="242424"/>
              <w:sz w:val="28"/>
              <w:szCs w:val="28"/>
              <w:shd w:val="clear" w:color="auto" w:fill="FFFFFF"/>
            </w:rPr>
            <w:fldChar w:fldCharType="end"/>
          </w:r>
        </w:sdtContent>
      </w:sdt>
      <w:r>
        <w:rPr>
          <w:color w:val="242424"/>
          <w:sz w:val="28"/>
          <w:szCs w:val="28"/>
          <w:shd w:val="clear" w:color="auto" w:fill="FFFFFF"/>
        </w:rPr>
        <w:t xml:space="preserve">. Các mô hình quần thể đơn giản nhất chỉ xét trên một quần thể. Tương tác của một quần thể với các quần thể khác được xem xét bởi tốc độ tăng trưởng và tỷ lệ tử vong. </w:t>
      </w:r>
      <w:commentRangeStart w:id="28"/>
      <w:r>
        <w:rPr>
          <w:color w:val="242424"/>
          <w:sz w:val="28"/>
          <w:szCs w:val="28"/>
          <w:shd w:val="clear" w:color="auto" w:fill="FFFFFF"/>
        </w:rPr>
        <w:t xml:space="preserve">Nó </w:t>
      </w:r>
      <w:r w:rsidR="00F54D91">
        <w:rPr>
          <w:color w:val="242424"/>
          <w:sz w:val="28"/>
          <w:szCs w:val="28"/>
          <w:shd w:val="clear" w:color="auto" w:fill="FFFFFF"/>
        </w:rPr>
        <w:t>p</w:t>
      </w:r>
      <w:del w:id="29" w:author="Nguyen Quang Huy - HuyNQ52 (GAM.DAP)" w:date="2022-02-28T22:47:00Z">
        <w:r w:rsidDel="00E628E7">
          <w:rPr>
            <w:color w:val="242424"/>
            <w:sz w:val="28"/>
            <w:szCs w:val="28"/>
            <w:shd w:val="clear" w:color="auto" w:fill="FFFFFF"/>
          </w:rPr>
          <w:delText xml:space="preserve">thể </w:delText>
        </w:r>
        <w:commentRangeEnd w:id="28"/>
        <w:r w:rsidR="00575235" w:rsidDel="00E628E7">
          <w:rPr>
            <w:rStyle w:val="CommentReference"/>
            <w:rFonts w:eastAsiaTheme="minorHAnsi" w:cstheme="minorBidi"/>
          </w:rPr>
          <w:commentReference w:id="28"/>
        </w:r>
        <w:r w:rsidDel="00E628E7">
          <w:rPr>
            <w:color w:val="242424"/>
            <w:sz w:val="28"/>
            <w:szCs w:val="28"/>
            <w:shd w:val="clear" w:color="auto" w:fill="FFFFFF"/>
          </w:rPr>
          <w:delText>p</w:delText>
        </w:r>
      </w:del>
      <w:r>
        <w:rPr>
          <w:color w:val="242424"/>
          <w:sz w:val="28"/>
          <w:szCs w:val="28"/>
          <w:shd w:val="clear" w:color="auto" w:fill="FFFFFF"/>
        </w:rPr>
        <w:t>hụ thuộc vào độ lớn của quần thể được xem xét nhưng không phụ thuộc vào các quần thể khác. </w:t>
      </w:r>
    </w:p>
    <w:p w14:paraId="6812AAAE" w14:textId="77777777" w:rsidR="00F656BC" w:rsidRPr="005D6006" w:rsidRDefault="00F656BC" w:rsidP="005D6006">
      <w:pPr>
        <w:pStyle w:val="NormalWeb"/>
        <w:numPr>
          <w:ilvl w:val="0"/>
          <w:numId w:val="24"/>
        </w:numPr>
        <w:spacing w:before="0" w:beforeAutospacing="0" w:after="160" w:afterAutospacing="0" w:line="288" w:lineRule="auto"/>
        <w:ind w:left="709" w:hanging="709"/>
        <w:jc w:val="both"/>
        <w:textAlignment w:val="baseline"/>
        <w:rPr>
          <w:i/>
          <w:color w:val="242424"/>
          <w:sz w:val="28"/>
          <w:szCs w:val="28"/>
        </w:rPr>
      </w:pPr>
      <w:r w:rsidRPr="005D6006">
        <w:rPr>
          <w:i/>
          <w:color w:val="242424"/>
          <w:sz w:val="28"/>
          <w:szCs w:val="28"/>
          <w:shd w:val="clear" w:color="auto" w:fill="FFFFFF"/>
        </w:rPr>
        <w:t>Individual-based model -  Mô hình dựa trên cá thể </w:t>
      </w:r>
    </w:p>
    <w:p w14:paraId="2F2ACCDF" w14:textId="77777777" w:rsidR="00F656BC" w:rsidRDefault="00F656BC" w:rsidP="0038083D">
      <w:pPr>
        <w:pStyle w:val="NormalWeb"/>
        <w:spacing w:before="0" w:beforeAutospacing="0" w:after="160" w:afterAutospacing="0" w:line="288" w:lineRule="auto"/>
        <w:ind w:firstLine="720"/>
        <w:jc w:val="both"/>
      </w:pPr>
      <w:r>
        <w:rPr>
          <w:color w:val="242424"/>
          <w:sz w:val="28"/>
          <w:szCs w:val="28"/>
          <w:shd w:val="clear" w:color="auto" w:fill="FFFFFF"/>
        </w:rPr>
        <w:t>Mô hình dựa trên cá thể (Individual based model) hay còn được gọi là mô hình dựa trên tác tử (Agent-based models) cho phép thu thập phản hồi trong khuôn khổ</w:t>
      </w:r>
      <w:r w:rsidR="00BB3B20">
        <w:rPr>
          <w:color w:val="242424"/>
          <w:sz w:val="28"/>
          <w:szCs w:val="28"/>
          <w:shd w:val="clear" w:color="auto" w:fill="FFFFFF"/>
        </w:rPr>
        <w:t xml:space="preserve"> mô hình hóa</w:t>
      </w:r>
      <w:sdt>
        <w:sdtPr>
          <w:rPr>
            <w:color w:val="242424"/>
            <w:sz w:val="28"/>
            <w:szCs w:val="28"/>
            <w:shd w:val="clear" w:color="auto" w:fill="FFFFFF"/>
          </w:rPr>
          <w:id w:val="-764544022"/>
          <w:citation/>
        </w:sdtPr>
        <w:sdtContent>
          <w:r w:rsidR="00BB3B20">
            <w:rPr>
              <w:color w:val="242424"/>
              <w:sz w:val="28"/>
              <w:szCs w:val="28"/>
              <w:shd w:val="clear" w:color="auto" w:fill="FFFFFF"/>
            </w:rPr>
            <w:fldChar w:fldCharType="begin"/>
          </w:r>
          <w:r w:rsidR="00BB3B20">
            <w:rPr>
              <w:color w:val="242424"/>
              <w:sz w:val="28"/>
              <w:szCs w:val="28"/>
              <w:shd w:val="clear" w:color="auto" w:fill="FFFFFF"/>
              <w:lang w:val="en-GB"/>
            </w:rPr>
            <w:instrText xml:space="preserve"> CITATION Fou11 \l 2057 </w:instrText>
          </w:r>
          <w:r w:rsidR="00BB3B20">
            <w:rPr>
              <w:color w:val="242424"/>
              <w:sz w:val="28"/>
              <w:szCs w:val="28"/>
              <w:shd w:val="clear" w:color="auto" w:fill="FFFFFF"/>
            </w:rPr>
            <w:fldChar w:fldCharType="separate"/>
          </w:r>
          <w:r w:rsidR="00BB3B20">
            <w:rPr>
              <w:noProof/>
              <w:color w:val="242424"/>
              <w:sz w:val="28"/>
              <w:szCs w:val="28"/>
              <w:shd w:val="clear" w:color="auto" w:fill="FFFFFF"/>
              <w:lang w:val="en-GB"/>
            </w:rPr>
            <w:t xml:space="preserve"> </w:t>
          </w:r>
          <w:r w:rsidR="00BB3B20" w:rsidRPr="00BB3B20">
            <w:rPr>
              <w:noProof/>
              <w:color w:val="242424"/>
              <w:sz w:val="28"/>
              <w:szCs w:val="28"/>
              <w:shd w:val="clear" w:color="auto" w:fill="FFFFFF"/>
              <w:lang w:val="en-GB"/>
            </w:rPr>
            <w:t>[9]</w:t>
          </w:r>
          <w:r w:rsidR="00BB3B20">
            <w:rPr>
              <w:color w:val="242424"/>
              <w:sz w:val="28"/>
              <w:szCs w:val="28"/>
              <w:shd w:val="clear" w:color="auto" w:fill="FFFFFF"/>
            </w:rPr>
            <w:fldChar w:fldCharType="end"/>
          </w:r>
        </w:sdtContent>
      </w:sdt>
      <w:r>
        <w:rPr>
          <w:color w:val="242424"/>
          <w:sz w:val="28"/>
          <w:szCs w:val="28"/>
          <w:shd w:val="clear" w:color="auto" w:fill="FFFFFF"/>
        </w:rPr>
        <w:t>. Từng cá thể có những đặc điểm cụ thể cho phép tạo ra sự biến đổi lớn hơn trong hành vi của quần thể. Có 3 khía cạnh cần xem xét khi phát triển mô hình dựa trên cá thể đó là hành vi của cá thể, tương tác giữa cá thể và cá thể, cuối cùng là môi trường. Chìa khóa của mô hình là phát triển theo cách mà các đặc điểm thích nghi có thể mô hình hóa hành vi của các sinh vật thực. Tương tác giữa cá thể và cá thể có thể là tương tác trực tiếp như giao phối, truyền bệnh, săn mồi, cạnh tranh tài nguyên, hoặc gián tiếp thông qua các sửa đổi đối với môi trường như đánh dấu hóa học hoặc vật lý trên một khu vực như là tín hiệu cho các cá t</w:t>
      </w:r>
      <w:r w:rsidR="00BB3B20">
        <w:rPr>
          <w:color w:val="242424"/>
          <w:sz w:val="28"/>
          <w:szCs w:val="28"/>
          <w:shd w:val="clear" w:color="auto" w:fill="FFFFFF"/>
        </w:rPr>
        <w:t xml:space="preserve">hể tiếp theo trên khu vực đó </w:t>
      </w:r>
      <w:sdt>
        <w:sdtPr>
          <w:rPr>
            <w:color w:val="242424"/>
            <w:sz w:val="28"/>
            <w:szCs w:val="28"/>
            <w:shd w:val="clear" w:color="auto" w:fill="FFFFFF"/>
          </w:rPr>
          <w:id w:val="328570307"/>
          <w:citation/>
        </w:sdtPr>
        <w:sdtContent>
          <w:r w:rsidR="00BB3B20">
            <w:rPr>
              <w:color w:val="242424"/>
              <w:sz w:val="28"/>
              <w:szCs w:val="28"/>
              <w:shd w:val="clear" w:color="auto" w:fill="FFFFFF"/>
            </w:rPr>
            <w:fldChar w:fldCharType="begin"/>
          </w:r>
          <w:r w:rsidR="00BB3B20">
            <w:rPr>
              <w:color w:val="242424"/>
              <w:sz w:val="28"/>
              <w:szCs w:val="28"/>
              <w:shd w:val="clear" w:color="auto" w:fill="FFFFFF"/>
              <w:lang w:val="en-GB"/>
            </w:rPr>
            <w:instrText xml:space="preserve"> CITATION Fou11 \l 2057 </w:instrText>
          </w:r>
          <w:r w:rsidR="00BB3B20">
            <w:rPr>
              <w:color w:val="242424"/>
              <w:sz w:val="28"/>
              <w:szCs w:val="28"/>
              <w:shd w:val="clear" w:color="auto" w:fill="FFFFFF"/>
            </w:rPr>
            <w:fldChar w:fldCharType="separate"/>
          </w:r>
          <w:r w:rsidR="00BB3B20" w:rsidRPr="00BB3B20">
            <w:rPr>
              <w:noProof/>
              <w:color w:val="242424"/>
              <w:sz w:val="28"/>
              <w:szCs w:val="28"/>
              <w:shd w:val="clear" w:color="auto" w:fill="FFFFFF"/>
              <w:lang w:val="en-GB"/>
            </w:rPr>
            <w:t>[9]</w:t>
          </w:r>
          <w:r w:rsidR="00BB3B20">
            <w:rPr>
              <w:color w:val="242424"/>
              <w:sz w:val="28"/>
              <w:szCs w:val="28"/>
              <w:shd w:val="clear" w:color="auto" w:fill="FFFFFF"/>
            </w:rPr>
            <w:fldChar w:fldCharType="end"/>
          </w:r>
        </w:sdtContent>
      </w:sdt>
      <w:r>
        <w:rPr>
          <w:color w:val="242424"/>
          <w:sz w:val="28"/>
          <w:szCs w:val="28"/>
          <w:shd w:val="clear" w:color="auto" w:fill="FFFFFF"/>
        </w:rPr>
        <w:t>. Môi trường đại diện cho cảnh quan nơi các sinh vật di chuyển và tương tác. Môi trường có sự thay đổi nhưng đủ thường xuyên để cá thể học hỏi và thích nghi. </w:t>
      </w:r>
    </w:p>
    <w:p w14:paraId="180263ED" w14:textId="77777777" w:rsidR="00F656BC" w:rsidRPr="005D6006" w:rsidRDefault="00F656BC" w:rsidP="005D6006">
      <w:pPr>
        <w:pStyle w:val="NormalWeb"/>
        <w:numPr>
          <w:ilvl w:val="0"/>
          <w:numId w:val="25"/>
        </w:numPr>
        <w:spacing w:before="0" w:beforeAutospacing="0" w:after="160" w:afterAutospacing="0" w:line="288" w:lineRule="auto"/>
        <w:ind w:hanging="720"/>
        <w:jc w:val="both"/>
        <w:textAlignment w:val="baseline"/>
        <w:rPr>
          <w:i/>
          <w:color w:val="242424"/>
          <w:sz w:val="28"/>
          <w:szCs w:val="28"/>
        </w:rPr>
      </w:pPr>
      <w:r w:rsidRPr="005D6006">
        <w:rPr>
          <w:i/>
          <w:color w:val="242424"/>
          <w:sz w:val="28"/>
          <w:szCs w:val="28"/>
          <w:shd w:val="clear" w:color="auto" w:fill="FFFFFF"/>
        </w:rPr>
        <w:t>Metapopulation model – Mô hình siêu quần thể</w:t>
      </w:r>
    </w:p>
    <w:p w14:paraId="2EC03791" w14:textId="77777777" w:rsidR="00DB449A" w:rsidRPr="001119D5" w:rsidRDefault="00F656BC" w:rsidP="001119D5">
      <w:pPr>
        <w:pStyle w:val="NormalWeb"/>
        <w:spacing w:before="0" w:beforeAutospacing="0" w:after="160" w:afterAutospacing="0" w:line="288" w:lineRule="auto"/>
        <w:ind w:firstLine="720"/>
        <w:jc w:val="both"/>
        <w:rPr>
          <w:color w:val="242424"/>
          <w:sz w:val="28"/>
          <w:szCs w:val="28"/>
          <w:shd w:val="clear" w:color="auto" w:fill="FFFFFF"/>
        </w:rPr>
      </w:pPr>
      <w:r>
        <w:rPr>
          <w:color w:val="242424"/>
          <w:sz w:val="28"/>
          <w:szCs w:val="28"/>
          <w:shd w:val="clear" w:color="auto" w:fill="FFFFFF"/>
        </w:rPr>
        <w:t>Mô hình siêu quần thể được định nghĩa là một tập hợp các nhóm cá thể không liên quan về mặt không gian với một số mối liên hệ về nhân khẩu h</w:t>
      </w:r>
      <w:r w:rsidR="00EF1F12">
        <w:rPr>
          <w:color w:val="242424"/>
          <w:sz w:val="28"/>
          <w:szCs w:val="28"/>
          <w:shd w:val="clear" w:color="auto" w:fill="FFFFFF"/>
        </w:rPr>
        <w:t xml:space="preserve">ọc hoặc di truyền </w:t>
      </w:r>
      <w:sdt>
        <w:sdtPr>
          <w:rPr>
            <w:color w:val="242424"/>
            <w:sz w:val="28"/>
            <w:szCs w:val="28"/>
            <w:shd w:val="clear" w:color="auto" w:fill="FFFFFF"/>
          </w:rPr>
          <w:id w:val="1643081584"/>
          <w:citation/>
        </w:sdtPr>
        <w:sdtContent>
          <w:r w:rsidR="00EF1F12">
            <w:rPr>
              <w:color w:val="242424"/>
              <w:sz w:val="28"/>
              <w:szCs w:val="28"/>
              <w:shd w:val="clear" w:color="auto" w:fill="FFFFFF"/>
            </w:rPr>
            <w:fldChar w:fldCharType="begin"/>
          </w:r>
          <w:r w:rsidR="003345A4">
            <w:rPr>
              <w:color w:val="242424"/>
              <w:sz w:val="28"/>
              <w:szCs w:val="28"/>
              <w:shd w:val="clear" w:color="auto" w:fill="FFFFFF"/>
              <w:lang w:val="en-GB"/>
            </w:rPr>
            <w:instrText xml:space="preserve">CITATION Jef95 \l 2057 </w:instrText>
          </w:r>
          <w:r w:rsidR="00EF1F12">
            <w:rPr>
              <w:color w:val="242424"/>
              <w:sz w:val="28"/>
              <w:szCs w:val="28"/>
              <w:shd w:val="clear" w:color="auto" w:fill="FFFFFF"/>
            </w:rPr>
            <w:fldChar w:fldCharType="separate"/>
          </w:r>
          <w:r w:rsidR="003345A4" w:rsidRPr="003345A4">
            <w:rPr>
              <w:noProof/>
              <w:color w:val="242424"/>
              <w:sz w:val="28"/>
              <w:szCs w:val="28"/>
              <w:shd w:val="clear" w:color="auto" w:fill="FFFFFF"/>
              <w:lang w:val="en-GB"/>
            </w:rPr>
            <w:t>[10]</w:t>
          </w:r>
          <w:r w:rsidR="00EF1F12">
            <w:rPr>
              <w:color w:val="242424"/>
              <w:sz w:val="28"/>
              <w:szCs w:val="28"/>
              <w:shd w:val="clear" w:color="auto" w:fill="FFFFFF"/>
            </w:rPr>
            <w:fldChar w:fldCharType="end"/>
          </w:r>
        </w:sdtContent>
      </w:sdt>
      <w:r>
        <w:rPr>
          <w:color w:val="242424"/>
          <w:sz w:val="28"/>
          <w:szCs w:val="28"/>
          <w:shd w:val="clear" w:color="auto" w:fill="FFFFFF"/>
        </w:rPr>
        <w:t>. Bất kỳ tập hợp quần thể nhất định nào cũng có thể là một siêu quần thể. Nếu các nhóm không liên kết với nhau về mặt di truyền hoặc nhân khẩu học thì chúng sẽ độc lập với nhau v</w:t>
      </w:r>
      <w:r w:rsidR="001119D5">
        <w:rPr>
          <w:color w:val="242424"/>
          <w:sz w:val="28"/>
          <w:szCs w:val="28"/>
          <w:shd w:val="clear" w:color="auto" w:fill="FFFFFF"/>
        </w:rPr>
        <w:t>à là những quần thể riêng biệt.</w:t>
      </w:r>
    </w:p>
    <w:p w14:paraId="1F207F8F" w14:textId="77777777" w:rsidR="00F656BC" w:rsidRDefault="00F656BC" w:rsidP="0038083D">
      <w:pPr>
        <w:pStyle w:val="NormalWeb"/>
        <w:spacing w:before="0" w:beforeAutospacing="0" w:after="160" w:afterAutospacing="0" w:line="288" w:lineRule="auto"/>
        <w:ind w:firstLine="720"/>
        <w:jc w:val="both"/>
      </w:pPr>
      <w:r>
        <w:rPr>
          <w:color w:val="242424"/>
          <w:sz w:val="28"/>
          <w:szCs w:val="28"/>
          <w:shd w:val="clear" w:color="auto" w:fill="FFFFFF"/>
        </w:rPr>
        <w:lastRenderedPageBreak/>
        <w:t>Mục tiêu mô hình bao gồm 4 loại:</w:t>
      </w:r>
    </w:p>
    <w:p w14:paraId="3CCA482C" w14:textId="65B729B4" w:rsidR="00F656BC" w:rsidRDefault="00F656BC" w:rsidP="00F71CA9">
      <w:pPr>
        <w:pStyle w:val="NormalWeb"/>
        <w:numPr>
          <w:ilvl w:val="0"/>
          <w:numId w:val="26"/>
        </w:numPr>
        <w:spacing w:before="0" w:beforeAutospacing="0" w:after="0" w:afterAutospacing="0" w:line="288" w:lineRule="auto"/>
        <w:jc w:val="both"/>
        <w:textAlignment w:val="baseline"/>
        <w:rPr>
          <w:color w:val="242424"/>
          <w:sz w:val="28"/>
          <w:szCs w:val="28"/>
        </w:rPr>
      </w:pPr>
      <w:r>
        <w:rPr>
          <w:color w:val="242424"/>
          <w:sz w:val="28"/>
          <w:szCs w:val="28"/>
          <w:shd w:val="clear" w:color="auto" w:fill="FFFFFF"/>
        </w:rPr>
        <w:t>Ước tính các thông số (Estimate parameters): ước tính tỉ lệ lây truyền của virus trong điều kiện thí nghiệm, tr</w:t>
      </w:r>
      <w:r w:rsidR="00CC0C97">
        <w:rPr>
          <w:color w:val="242424"/>
          <w:sz w:val="28"/>
          <w:szCs w:val="28"/>
          <w:shd w:val="clear" w:color="auto" w:fill="FFFFFF"/>
        </w:rPr>
        <w:t>ong chuồng lợn, trong đàn lợn</w:t>
      </w:r>
      <w:r w:rsidR="000D053D">
        <w:rPr>
          <w:color w:val="242424"/>
          <w:sz w:val="28"/>
          <w:szCs w:val="28"/>
          <w:shd w:val="clear" w:color="auto" w:fill="FFFFFF"/>
        </w:rPr>
        <w:t xml:space="preserve"> v.v.</w:t>
      </w:r>
    </w:p>
    <w:p w14:paraId="373F94CE" w14:textId="3EC7DB26" w:rsidR="00F656BC" w:rsidRDefault="00F656BC" w:rsidP="00F71CA9">
      <w:pPr>
        <w:pStyle w:val="NormalWeb"/>
        <w:numPr>
          <w:ilvl w:val="0"/>
          <w:numId w:val="26"/>
        </w:numPr>
        <w:spacing w:before="0" w:beforeAutospacing="0" w:after="0" w:afterAutospacing="0" w:line="288" w:lineRule="auto"/>
        <w:jc w:val="both"/>
        <w:textAlignment w:val="baseline"/>
        <w:rPr>
          <w:color w:val="242424"/>
          <w:sz w:val="28"/>
          <w:szCs w:val="28"/>
        </w:rPr>
      </w:pPr>
      <w:r>
        <w:rPr>
          <w:color w:val="242424"/>
          <w:sz w:val="28"/>
          <w:szCs w:val="28"/>
          <w:shd w:val="clear" w:color="auto" w:fill="FFFFFF"/>
        </w:rPr>
        <w:t>Đánh giá các chiến lược kiểm soát thay thế (Assess alternative control strategies): kiểm soát sự sinh sản của lợn, các biện pháp</w:t>
      </w:r>
      <w:r w:rsidR="00A73364">
        <w:rPr>
          <w:color w:val="242424"/>
          <w:sz w:val="28"/>
          <w:szCs w:val="28"/>
          <w:shd w:val="clear" w:color="auto" w:fill="FFFFFF"/>
        </w:rPr>
        <w:t xml:space="preserve"> hiệu quả để</w:t>
      </w:r>
      <w:r>
        <w:rPr>
          <w:color w:val="242424"/>
          <w:sz w:val="28"/>
          <w:szCs w:val="28"/>
          <w:shd w:val="clear" w:color="auto" w:fill="FFFFFF"/>
        </w:rPr>
        <w:t xml:space="preserve"> kiểm soát dịch bệnh</w:t>
      </w:r>
      <w:r w:rsidR="000D053D">
        <w:rPr>
          <w:color w:val="242424"/>
          <w:sz w:val="28"/>
          <w:szCs w:val="28"/>
          <w:shd w:val="clear" w:color="auto" w:fill="FFFFFF"/>
        </w:rPr>
        <w:t xml:space="preserve"> v.v.</w:t>
      </w:r>
    </w:p>
    <w:p w14:paraId="1D3C6DFE" w14:textId="142F04D8" w:rsidR="00F656BC" w:rsidRDefault="00F656BC" w:rsidP="00F71CA9">
      <w:pPr>
        <w:pStyle w:val="NormalWeb"/>
        <w:numPr>
          <w:ilvl w:val="0"/>
          <w:numId w:val="26"/>
        </w:numPr>
        <w:spacing w:before="0" w:beforeAutospacing="0" w:after="0" w:afterAutospacing="0" w:line="288" w:lineRule="auto"/>
        <w:jc w:val="both"/>
        <w:textAlignment w:val="baseline"/>
        <w:rPr>
          <w:color w:val="242424"/>
          <w:sz w:val="28"/>
          <w:szCs w:val="28"/>
        </w:rPr>
      </w:pPr>
      <w:r>
        <w:rPr>
          <w:color w:val="242424"/>
          <w:sz w:val="28"/>
          <w:szCs w:val="28"/>
          <w:shd w:val="clear" w:color="auto" w:fill="FFFFFF"/>
        </w:rPr>
        <w:t>Đánh giá các yếu tố quyết định đường truyền (Assess transmission determinants): động thái lây nhiễm bệnh, tác nhân sinh thái của virus gây bệnh</w:t>
      </w:r>
      <w:r w:rsidR="000D053D">
        <w:rPr>
          <w:color w:val="242424"/>
          <w:sz w:val="28"/>
          <w:szCs w:val="28"/>
          <w:shd w:val="clear" w:color="auto" w:fill="FFFFFF"/>
        </w:rPr>
        <w:t xml:space="preserve"> v.v.</w:t>
      </w:r>
    </w:p>
    <w:p w14:paraId="325463DE" w14:textId="6AD9833F" w:rsidR="006834D2" w:rsidRDefault="00F656BC" w:rsidP="00F71CA9">
      <w:pPr>
        <w:pStyle w:val="NormalWeb"/>
        <w:numPr>
          <w:ilvl w:val="0"/>
          <w:numId w:val="26"/>
        </w:numPr>
        <w:spacing w:before="0" w:beforeAutospacing="0" w:after="160" w:afterAutospacing="0" w:line="288" w:lineRule="auto"/>
        <w:jc w:val="both"/>
        <w:textAlignment w:val="baseline"/>
        <w:rPr>
          <w:color w:val="242424"/>
          <w:sz w:val="28"/>
          <w:szCs w:val="28"/>
        </w:rPr>
      </w:pPr>
      <w:r>
        <w:rPr>
          <w:color w:val="242424"/>
          <w:sz w:val="28"/>
          <w:szCs w:val="28"/>
          <w:shd w:val="clear" w:color="auto" w:fill="FFFFFF"/>
        </w:rPr>
        <w:t>Đánh giá hậu quả của sự bùng phát giả thuyết (Assess consequences of hypothetical outbreak): ảnh hưởng của thời lượng và quy mô của các vùng kiểm soát đối với hậu quả của đại dịch, mối đe dọa của đại</w:t>
      </w:r>
      <w:r w:rsidR="009F4DE8">
        <w:rPr>
          <w:color w:val="242424"/>
          <w:sz w:val="28"/>
          <w:szCs w:val="28"/>
          <w:shd w:val="clear" w:color="auto" w:fill="FFFFFF"/>
        </w:rPr>
        <w:t xml:space="preserve"> dịch đối với ngành chăn nuôi</w:t>
      </w:r>
      <w:r w:rsidR="000D053D">
        <w:rPr>
          <w:color w:val="242424"/>
          <w:sz w:val="28"/>
          <w:szCs w:val="28"/>
          <w:shd w:val="clear" w:color="auto" w:fill="FFFFFF"/>
        </w:rPr>
        <w:t xml:space="preserve"> v.v.</w:t>
      </w:r>
    </w:p>
    <w:p w14:paraId="6A881722" w14:textId="77777777" w:rsidR="006834D2" w:rsidRDefault="006834D2" w:rsidP="0016312F">
      <w:pPr>
        <w:pStyle w:val="NormalWeb"/>
        <w:keepNext/>
        <w:spacing w:before="0" w:beforeAutospacing="0" w:after="160" w:afterAutospacing="0" w:line="288" w:lineRule="auto"/>
        <w:jc w:val="center"/>
        <w:textAlignment w:val="baseline"/>
      </w:pPr>
      <w:commentRangeStart w:id="30"/>
      <w:r>
        <w:rPr>
          <w:noProof/>
          <w:color w:val="242424"/>
          <w:sz w:val="28"/>
          <w:szCs w:val="28"/>
          <w:bdr w:val="none" w:sz="0" w:space="0" w:color="auto" w:frame="1"/>
          <w:shd w:val="clear" w:color="auto" w:fill="FFFFFF"/>
        </w:rPr>
        <w:lastRenderedPageBreak/>
        <w:drawing>
          <wp:inline distT="0" distB="0" distL="0" distR="0" wp14:anchorId="1ADA369C" wp14:editId="406DC2DB">
            <wp:extent cx="5760085" cy="5257924"/>
            <wp:effectExtent l="0" t="0" r="0" b="0"/>
            <wp:docPr id="13" name="Picture 13" descr="https://lh5.googleusercontent.com/YvQhLZxDDwkCqJhLA-0gJrFnOTg8zaKUFPvjh85P0WxvikqVltoKlLhkoLPlKl73Y2jp71xxapYChMKmrv7d5Kp9fjyzboLUCnW9SzgFFDEDnMY78vK8dDHiFa-I3l3WUkFhkGx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lh5.googleusercontent.com/YvQhLZxDDwkCqJhLA-0gJrFnOTg8zaKUFPvjh85P0WxvikqVltoKlLhkoLPlKl73Y2jp71xxapYChMKmrv7d5Kp9fjyzboLUCnW9SzgFFDEDnMY78vK8dDHiFa-I3l3WUkFhkGxx"/>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085" cy="5257924"/>
                    </a:xfrm>
                    <a:prstGeom prst="rect">
                      <a:avLst/>
                    </a:prstGeom>
                    <a:noFill/>
                    <a:ln>
                      <a:noFill/>
                    </a:ln>
                  </pic:spPr>
                </pic:pic>
              </a:graphicData>
            </a:graphic>
          </wp:inline>
        </w:drawing>
      </w:r>
      <w:commentRangeEnd w:id="30"/>
      <w:r w:rsidR="00F87513">
        <w:rPr>
          <w:rStyle w:val="CommentReference"/>
          <w:rFonts w:eastAsiaTheme="minorHAnsi" w:cstheme="minorBidi"/>
        </w:rPr>
        <w:commentReference w:id="30"/>
      </w:r>
    </w:p>
    <w:p w14:paraId="01EC6B3E" w14:textId="77777777" w:rsidR="006834D2" w:rsidRDefault="006834D2" w:rsidP="0016312F">
      <w:pPr>
        <w:pStyle w:val="Caption"/>
        <w:spacing w:line="288" w:lineRule="auto"/>
        <w:jc w:val="center"/>
        <w:rPr>
          <w:sz w:val="28"/>
          <w:szCs w:val="28"/>
        </w:rPr>
      </w:pPr>
      <w:bookmarkStart w:id="31" w:name="_Toc96691729"/>
      <w:r w:rsidRPr="006834D2">
        <w:rPr>
          <w:sz w:val="28"/>
          <w:szCs w:val="28"/>
        </w:rPr>
        <w:t xml:space="preserve">Hình </w:t>
      </w:r>
      <w:r w:rsidR="00E477CB">
        <w:rPr>
          <w:sz w:val="28"/>
          <w:szCs w:val="28"/>
        </w:rPr>
        <w:fldChar w:fldCharType="begin"/>
      </w:r>
      <w:r w:rsidR="00E477CB">
        <w:rPr>
          <w:sz w:val="28"/>
          <w:szCs w:val="28"/>
        </w:rPr>
        <w:instrText xml:space="preserve"> STYLEREF 1 \s </w:instrText>
      </w:r>
      <w:r w:rsidR="00E477CB">
        <w:rPr>
          <w:sz w:val="28"/>
          <w:szCs w:val="28"/>
        </w:rPr>
        <w:fldChar w:fldCharType="separate"/>
      </w:r>
      <w:r w:rsidR="00E477CB">
        <w:rPr>
          <w:noProof/>
          <w:sz w:val="28"/>
          <w:szCs w:val="28"/>
        </w:rPr>
        <w:t>1</w:t>
      </w:r>
      <w:r w:rsidR="00E477CB">
        <w:rPr>
          <w:sz w:val="28"/>
          <w:szCs w:val="28"/>
        </w:rPr>
        <w:fldChar w:fldCharType="end"/>
      </w:r>
      <w:r w:rsidR="00E477CB">
        <w:rPr>
          <w:sz w:val="28"/>
          <w:szCs w:val="28"/>
        </w:rPr>
        <w:t>.</w:t>
      </w:r>
      <w:r w:rsidR="00E477CB">
        <w:rPr>
          <w:sz w:val="28"/>
          <w:szCs w:val="28"/>
        </w:rPr>
        <w:fldChar w:fldCharType="begin"/>
      </w:r>
      <w:r w:rsidR="00E477CB">
        <w:rPr>
          <w:sz w:val="28"/>
          <w:szCs w:val="28"/>
        </w:rPr>
        <w:instrText xml:space="preserve"> SEQ Hình \* ARABIC \s 1 </w:instrText>
      </w:r>
      <w:r w:rsidR="00E477CB">
        <w:rPr>
          <w:sz w:val="28"/>
          <w:szCs w:val="28"/>
        </w:rPr>
        <w:fldChar w:fldCharType="separate"/>
      </w:r>
      <w:r w:rsidR="00E477CB">
        <w:rPr>
          <w:noProof/>
          <w:sz w:val="28"/>
          <w:szCs w:val="28"/>
        </w:rPr>
        <w:t>3</w:t>
      </w:r>
      <w:r w:rsidR="00E477CB">
        <w:rPr>
          <w:sz w:val="28"/>
          <w:szCs w:val="28"/>
        </w:rPr>
        <w:fldChar w:fldCharType="end"/>
      </w:r>
      <w:r w:rsidRPr="006834D2">
        <w:rPr>
          <w:sz w:val="28"/>
          <w:szCs w:val="28"/>
        </w:rPr>
        <w:t xml:space="preserve">: Phân loại các mô hình nghiên cứu sự lây lan của ASF </w:t>
      </w:r>
      <w:sdt>
        <w:sdtPr>
          <w:rPr>
            <w:sz w:val="28"/>
            <w:szCs w:val="28"/>
          </w:rPr>
          <w:id w:val="-422102117"/>
          <w:citation/>
        </w:sdtPr>
        <w:sdtContent>
          <w:r w:rsidRPr="006834D2">
            <w:rPr>
              <w:sz w:val="28"/>
              <w:szCs w:val="28"/>
            </w:rPr>
            <w:fldChar w:fldCharType="begin"/>
          </w:r>
          <w:r w:rsidR="003345A4">
            <w:rPr>
              <w:sz w:val="28"/>
              <w:szCs w:val="28"/>
              <w:lang w:val="en-GB"/>
            </w:rPr>
            <w:instrText xml:space="preserve">CITATION tonghop_ASF \l 2057 </w:instrText>
          </w:r>
          <w:r w:rsidRPr="006834D2">
            <w:rPr>
              <w:sz w:val="28"/>
              <w:szCs w:val="28"/>
            </w:rPr>
            <w:fldChar w:fldCharType="separate"/>
          </w:r>
          <w:r w:rsidR="003345A4" w:rsidRPr="003345A4">
            <w:rPr>
              <w:noProof/>
              <w:sz w:val="28"/>
              <w:szCs w:val="28"/>
              <w:lang w:val="en-GB"/>
            </w:rPr>
            <w:t>[6]</w:t>
          </w:r>
          <w:r w:rsidRPr="006834D2">
            <w:rPr>
              <w:sz w:val="28"/>
              <w:szCs w:val="28"/>
            </w:rPr>
            <w:fldChar w:fldCharType="end"/>
          </w:r>
        </w:sdtContent>
      </w:sdt>
      <w:bookmarkEnd w:id="31"/>
    </w:p>
    <w:p w14:paraId="65DACE9C" w14:textId="77777777" w:rsidR="001A58DE" w:rsidRDefault="001A58DE" w:rsidP="0038083D">
      <w:pPr>
        <w:pStyle w:val="Heading3"/>
        <w:jc w:val="both"/>
      </w:pPr>
      <w:bookmarkStart w:id="32" w:name="_Toc96691684"/>
      <w:r>
        <w:rPr>
          <w:shd w:val="clear" w:color="auto" w:fill="FFFFFF"/>
        </w:rPr>
        <w:t>Định hướng cho đề tài</w:t>
      </w:r>
      <w:bookmarkEnd w:id="32"/>
    </w:p>
    <w:p w14:paraId="16353382" w14:textId="77777777" w:rsidR="001A58DE" w:rsidRPr="00721D8B" w:rsidRDefault="00721D8B" w:rsidP="0038083D">
      <w:pPr>
        <w:pStyle w:val="NormalWeb"/>
        <w:spacing w:before="0" w:beforeAutospacing="0" w:after="160" w:afterAutospacing="0" w:line="288" w:lineRule="auto"/>
        <w:ind w:firstLine="720"/>
        <w:jc w:val="both"/>
      </w:pPr>
      <w:r w:rsidRPr="00721D8B">
        <w:rPr>
          <w:rStyle w:val="apple-tab-span"/>
          <w:rFonts w:eastAsiaTheme="majorEastAsia"/>
          <w:bCs/>
          <w:color w:val="242424"/>
          <w:sz w:val="28"/>
          <w:szCs w:val="28"/>
          <w:shd w:val="clear" w:color="auto" w:fill="FFFFFF"/>
        </w:rPr>
        <w:t xml:space="preserve">Đề tài này tôi sẽ </w:t>
      </w:r>
      <w:commentRangeStart w:id="33"/>
      <w:r w:rsidRPr="00721D8B">
        <w:rPr>
          <w:rStyle w:val="apple-tab-span"/>
          <w:rFonts w:eastAsiaTheme="majorEastAsia"/>
          <w:bCs/>
          <w:color w:val="242424"/>
          <w:sz w:val="28"/>
          <w:szCs w:val="28"/>
          <w:shd w:val="clear" w:color="auto" w:fill="FFFFFF"/>
        </w:rPr>
        <w:t>mô phỏng quá trình lây lan dịch bệnh ASF</w:t>
      </w:r>
      <w:r>
        <w:rPr>
          <w:rStyle w:val="apple-tab-span"/>
          <w:rFonts w:eastAsiaTheme="majorEastAsia"/>
          <w:bCs/>
          <w:color w:val="242424"/>
          <w:sz w:val="28"/>
          <w:szCs w:val="28"/>
          <w:shd w:val="clear" w:color="auto" w:fill="FFFFFF"/>
        </w:rPr>
        <w:t xml:space="preserve"> </w:t>
      </w:r>
      <w:r w:rsidR="004F7095">
        <w:rPr>
          <w:rStyle w:val="apple-tab-span"/>
          <w:rFonts w:eastAsiaTheme="majorEastAsia"/>
          <w:bCs/>
          <w:color w:val="242424"/>
          <w:sz w:val="28"/>
          <w:szCs w:val="28"/>
          <w:shd w:val="clear" w:color="auto" w:fill="FFFFFF"/>
        </w:rPr>
        <w:t xml:space="preserve">giữa các </w:t>
      </w:r>
      <w:r w:rsidR="003E6B78">
        <w:rPr>
          <w:rStyle w:val="apple-tab-span"/>
          <w:rFonts w:eastAsiaTheme="majorEastAsia"/>
          <w:bCs/>
          <w:color w:val="242424"/>
          <w:sz w:val="28"/>
          <w:szCs w:val="28"/>
          <w:shd w:val="clear" w:color="auto" w:fill="FFFFFF"/>
        </w:rPr>
        <w:t>trang trại</w:t>
      </w:r>
      <w:commentRangeEnd w:id="33"/>
      <w:r w:rsidR="0035705F">
        <w:rPr>
          <w:rStyle w:val="CommentReference"/>
          <w:rFonts w:eastAsiaTheme="minorHAnsi" w:cstheme="minorBidi"/>
        </w:rPr>
        <w:commentReference w:id="33"/>
      </w:r>
      <w:r w:rsidR="003E6B78">
        <w:rPr>
          <w:rStyle w:val="apple-tab-span"/>
          <w:rFonts w:eastAsiaTheme="majorEastAsia"/>
          <w:bCs/>
          <w:color w:val="242424"/>
          <w:sz w:val="28"/>
          <w:szCs w:val="28"/>
          <w:shd w:val="clear" w:color="auto" w:fill="FFFFFF"/>
        </w:rPr>
        <w:t xml:space="preserve"> </w:t>
      </w:r>
      <w:r w:rsidR="00CA3833">
        <w:rPr>
          <w:rStyle w:val="apple-tab-span"/>
          <w:rFonts w:eastAsiaTheme="majorEastAsia"/>
          <w:bCs/>
          <w:color w:val="242424"/>
          <w:sz w:val="28"/>
          <w:szCs w:val="28"/>
          <w:shd w:val="clear" w:color="auto" w:fill="FFFFFF"/>
        </w:rPr>
        <w:t>để đánh giá tác động của các biện pháp</w:t>
      </w:r>
      <w:r w:rsidR="003E25E6">
        <w:rPr>
          <w:rStyle w:val="apple-tab-span"/>
          <w:rFonts w:eastAsiaTheme="majorEastAsia"/>
          <w:bCs/>
          <w:color w:val="242424"/>
          <w:sz w:val="28"/>
          <w:szCs w:val="28"/>
          <w:shd w:val="clear" w:color="auto" w:fill="FFFFFF"/>
        </w:rPr>
        <w:t xml:space="preserve"> phòng chống lây lan dịch bệnh. </w:t>
      </w:r>
      <w:r w:rsidR="00CA3833">
        <w:rPr>
          <w:rStyle w:val="apple-tab-span"/>
          <w:rFonts w:eastAsiaTheme="majorEastAsia"/>
          <w:bCs/>
          <w:color w:val="242424"/>
          <w:sz w:val="28"/>
          <w:szCs w:val="28"/>
          <w:shd w:val="clear" w:color="auto" w:fill="FFFFFF"/>
        </w:rPr>
        <w:t xml:space="preserve"> </w:t>
      </w:r>
    </w:p>
    <w:p w14:paraId="1205BDDF" w14:textId="77777777" w:rsidR="001A58DE" w:rsidRDefault="001A58DE" w:rsidP="0038083D">
      <w:pPr>
        <w:pStyle w:val="Heading3"/>
        <w:jc w:val="both"/>
      </w:pPr>
      <w:bookmarkStart w:id="34" w:name="_Toc96691685"/>
      <w:r>
        <w:rPr>
          <w:shd w:val="clear" w:color="auto" w:fill="FFFFFF"/>
        </w:rPr>
        <w:t>Tổ</w:t>
      </w:r>
      <w:r w:rsidR="00721D8B">
        <w:rPr>
          <w:shd w:val="clear" w:color="auto" w:fill="FFFFFF"/>
        </w:rPr>
        <w:t>ng quan</w:t>
      </w:r>
      <w:r>
        <w:rPr>
          <w:shd w:val="clear" w:color="auto" w:fill="FFFFFF"/>
        </w:rPr>
        <w:t xml:space="preserve"> </w:t>
      </w:r>
      <w:r w:rsidR="00342480">
        <w:rPr>
          <w:shd w:val="clear" w:color="auto" w:fill="FFFFFF"/>
        </w:rPr>
        <w:t xml:space="preserve">các </w:t>
      </w:r>
      <w:r>
        <w:rPr>
          <w:shd w:val="clear" w:color="auto" w:fill="FFFFFF"/>
        </w:rPr>
        <w:t>mô hình có chung hướng đi</w:t>
      </w:r>
      <w:bookmarkEnd w:id="34"/>
    </w:p>
    <w:p w14:paraId="0151DDF8" w14:textId="5DE20100" w:rsidR="001A58DE" w:rsidRDefault="001A58DE" w:rsidP="0038083D">
      <w:pPr>
        <w:pStyle w:val="NormalWeb"/>
        <w:spacing w:before="0" w:beforeAutospacing="0" w:after="160" w:afterAutospacing="0" w:line="288" w:lineRule="auto"/>
        <w:ind w:firstLine="720"/>
        <w:jc w:val="both"/>
      </w:pPr>
      <w:commentRangeStart w:id="35"/>
      <w:r>
        <w:rPr>
          <w:color w:val="242424"/>
          <w:sz w:val="28"/>
          <w:szCs w:val="28"/>
          <w:shd w:val="clear" w:color="auto" w:fill="FFFFFF"/>
        </w:rPr>
        <w:t>Mô hì</w:t>
      </w:r>
      <w:r w:rsidR="00CE4EC8">
        <w:rPr>
          <w:color w:val="242424"/>
          <w:sz w:val="28"/>
          <w:szCs w:val="28"/>
          <w:shd w:val="clear" w:color="auto" w:fill="FFFFFF"/>
        </w:rPr>
        <w:t>nh của Lee và cộng sự (2020)</w:t>
      </w:r>
      <w:r>
        <w:rPr>
          <w:color w:val="242424"/>
          <w:sz w:val="28"/>
          <w:szCs w:val="28"/>
          <w:shd w:val="clear" w:color="auto" w:fill="FFFFFF"/>
        </w:rPr>
        <w:t xml:space="preserve"> </w:t>
      </w:r>
      <w:commentRangeEnd w:id="35"/>
      <w:r w:rsidR="0042654C">
        <w:rPr>
          <w:rStyle w:val="CommentReference"/>
          <w:rFonts w:eastAsiaTheme="minorHAnsi" w:cstheme="minorBidi"/>
        </w:rPr>
        <w:commentReference w:id="35"/>
      </w:r>
      <w:sdt>
        <w:sdtPr>
          <w:rPr>
            <w:color w:val="242424"/>
            <w:sz w:val="28"/>
            <w:szCs w:val="28"/>
            <w:shd w:val="clear" w:color="auto" w:fill="FFFFFF"/>
          </w:rPr>
          <w:id w:val="294799080"/>
          <w:citation/>
        </w:sdtPr>
        <w:sdtContent>
          <w:r w:rsidR="00CE4EC8">
            <w:rPr>
              <w:color w:val="242424"/>
              <w:sz w:val="28"/>
              <w:szCs w:val="28"/>
              <w:shd w:val="clear" w:color="auto" w:fill="FFFFFF"/>
            </w:rPr>
            <w:fldChar w:fldCharType="begin"/>
          </w:r>
          <w:r w:rsidR="00CE4EC8">
            <w:rPr>
              <w:color w:val="242424"/>
              <w:sz w:val="28"/>
              <w:szCs w:val="28"/>
              <w:shd w:val="clear" w:color="auto" w:fill="FFFFFF"/>
              <w:lang w:val="en-GB"/>
            </w:rPr>
            <w:instrText xml:space="preserve"> CITATION HuS20 \l 2057 </w:instrText>
          </w:r>
          <w:r w:rsidR="00CE4EC8">
            <w:rPr>
              <w:color w:val="242424"/>
              <w:sz w:val="28"/>
              <w:szCs w:val="28"/>
              <w:shd w:val="clear" w:color="auto" w:fill="FFFFFF"/>
            </w:rPr>
            <w:fldChar w:fldCharType="separate"/>
          </w:r>
          <w:r w:rsidR="00CE4EC8" w:rsidRPr="00CE4EC8">
            <w:rPr>
              <w:noProof/>
              <w:color w:val="242424"/>
              <w:sz w:val="28"/>
              <w:szCs w:val="28"/>
              <w:shd w:val="clear" w:color="auto" w:fill="FFFFFF"/>
              <w:lang w:val="en-GB"/>
            </w:rPr>
            <w:t>[11]</w:t>
          </w:r>
          <w:r w:rsidR="00CE4EC8">
            <w:rPr>
              <w:color w:val="242424"/>
              <w:sz w:val="28"/>
              <w:szCs w:val="28"/>
              <w:shd w:val="clear" w:color="auto" w:fill="FFFFFF"/>
            </w:rPr>
            <w:fldChar w:fldCharType="end"/>
          </w:r>
        </w:sdtContent>
      </w:sdt>
      <w:r w:rsidR="00CE4EC8">
        <w:rPr>
          <w:color w:val="242424"/>
          <w:sz w:val="28"/>
          <w:szCs w:val="28"/>
          <w:shd w:val="clear" w:color="auto" w:fill="FFFFFF"/>
        </w:rPr>
        <w:t xml:space="preserve"> </w:t>
      </w:r>
      <w:r>
        <w:rPr>
          <w:color w:val="242424"/>
          <w:sz w:val="28"/>
          <w:szCs w:val="28"/>
          <w:shd w:val="clear" w:color="auto" w:fill="FFFFFF"/>
        </w:rPr>
        <w:t xml:space="preserve">là một mô hình dựa trên cá thể dùng để mô phỏng các kịch bản khác nhau về sự lây truyền vi rút ASF giữa các trang trại qua đó đánh giá tác động của các chiến lược kiểm soát sử dụng mô hình lây lan dịch bệnh động vật Bắc Mỹ (NAADSM). Tác giả sử dụng dữ liệu trang trại chăn nuôi lợn ở vùng Đồng bằng sông Hồng của Việt Nam. Kịch bản của tác giả sử dụng bao gồm các kịch bản tiếp xúc </w:t>
      </w:r>
      <w:r w:rsidR="0035149C">
        <w:rPr>
          <w:color w:val="242424"/>
          <w:sz w:val="28"/>
          <w:szCs w:val="28"/>
          <w:shd w:val="clear" w:color="auto" w:fill="FFFFFF"/>
        </w:rPr>
        <w:t>trực tiếp và gián tiếp, sau đó </w:t>
      </w:r>
      <w:r>
        <w:rPr>
          <w:color w:val="242424"/>
          <w:sz w:val="28"/>
          <w:szCs w:val="28"/>
          <w:shd w:val="clear" w:color="auto" w:fill="FFFFFF"/>
        </w:rPr>
        <w:t>áp dụng hạn chế di chuyển. Kết quả cho thấy r</w:t>
      </w:r>
      <w:r w:rsidR="00624A14">
        <w:rPr>
          <w:color w:val="242424"/>
          <w:sz w:val="28"/>
          <w:szCs w:val="28"/>
          <w:shd w:val="clear" w:color="auto" w:fill="FFFFFF"/>
        </w:rPr>
        <w:t>ằ</w:t>
      </w:r>
      <w:r>
        <w:rPr>
          <w:color w:val="242424"/>
          <w:sz w:val="28"/>
          <w:szCs w:val="28"/>
          <w:shd w:val="clear" w:color="auto" w:fill="FFFFFF"/>
        </w:rPr>
        <w:t>ng việc hạn chế sự di chuyển sẽ làm giảm đáng kể số lượng trang trại bị nhiễm bệnh.</w:t>
      </w:r>
    </w:p>
    <w:p w14:paraId="3CBD3149" w14:textId="77777777" w:rsidR="001A58DE" w:rsidRDefault="001A58DE" w:rsidP="0038083D">
      <w:pPr>
        <w:pStyle w:val="NormalWeb"/>
        <w:spacing w:before="0" w:beforeAutospacing="0" w:after="160" w:afterAutospacing="0" w:line="288" w:lineRule="auto"/>
        <w:ind w:firstLine="720"/>
        <w:jc w:val="both"/>
        <w:rPr>
          <w:color w:val="242424"/>
          <w:sz w:val="28"/>
          <w:szCs w:val="28"/>
          <w:shd w:val="clear" w:color="auto" w:fill="FFFFFF"/>
        </w:rPr>
      </w:pPr>
      <w:r>
        <w:rPr>
          <w:color w:val="242424"/>
          <w:sz w:val="28"/>
          <w:szCs w:val="28"/>
          <w:shd w:val="clear" w:color="auto" w:fill="FFFFFF"/>
        </w:rPr>
        <w:lastRenderedPageBreak/>
        <w:t>Trên thực tế, khi ổ dịch đầu tiên bùng phát vào tháng 2 năm 2019 ở Việt Nam, Thủ tướng Chính phủ đã ra chỉ thị tất cả các tỉnh áp dụng biện pháp kiểm soát dịch bệnh, bao gồm hạn chế nghiêm ngặt việc di chuyển lợn và các sản phẩm của lợn từ các vùng bị nhiễm bệnh sang các vùng không bị nhiễm bệnh. Tuy nhiên, chỉ sau 9 tháng, các đợt bùng phát ASF đã được báo cáo ở tất cả các tỉnh ở Việt Nam. Việc giám sát di chuyển ở nước ta khá khó do mật độ các trạm kiểm dịch còn ít, chủ yếu nằm tại các đoạn đường lớn. Những người buôn bán lợn đã sử dụng các tuyến đường thay thế để tránh các trạm kiểm soát qua đó vận chuyển và tiêu thụ lợn. Đây là điểm hạn chế chính của phương pháp kiểm soát di chuyển ở Việt Nam</w:t>
      </w:r>
      <w:r w:rsidR="00AC6082">
        <w:rPr>
          <w:color w:val="242424"/>
          <w:sz w:val="28"/>
          <w:szCs w:val="28"/>
          <w:shd w:val="clear" w:color="auto" w:fill="FFFFFF"/>
        </w:rPr>
        <w:t>.</w:t>
      </w:r>
    </w:p>
    <w:p w14:paraId="41188E38" w14:textId="77777777" w:rsidR="00342480" w:rsidRDefault="00342480" w:rsidP="0038083D">
      <w:pPr>
        <w:pStyle w:val="NormalWeb"/>
        <w:spacing w:before="0" w:beforeAutospacing="0" w:after="160" w:afterAutospacing="0" w:line="288" w:lineRule="auto"/>
        <w:ind w:firstLine="720"/>
        <w:jc w:val="both"/>
      </w:pPr>
      <w:r>
        <w:rPr>
          <w:color w:val="242424"/>
          <w:sz w:val="28"/>
          <w:szCs w:val="28"/>
          <w:shd w:val="clear" w:color="auto" w:fill="FFFFFF"/>
        </w:rPr>
        <w:t xml:space="preserve">Mô hình của Lee và cộng sự (2021) </w:t>
      </w:r>
      <w:sdt>
        <w:sdtPr>
          <w:rPr>
            <w:color w:val="242424"/>
            <w:sz w:val="28"/>
            <w:szCs w:val="28"/>
            <w:shd w:val="clear" w:color="auto" w:fill="FFFFFF"/>
          </w:rPr>
          <w:id w:val="-351886741"/>
          <w:citation/>
        </w:sdtPr>
        <w:sdtContent>
          <w:r w:rsidR="004622DD">
            <w:rPr>
              <w:color w:val="242424"/>
              <w:sz w:val="28"/>
              <w:szCs w:val="28"/>
              <w:shd w:val="clear" w:color="auto" w:fill="FFFFFF"/>
            </w:rPr>
            <w:fldChar w:fldCharType="begin"/>
          </w:r>
          <w:r w:rsidR="004622DD">
            <w:rPr>
              <w:color w:val="242424"/>
              <w:sz w:val="28"/>
              <w:szCs w:val="28"/>
              <w:shd w:val="clear" w:color="auto" w:fill="FFFFFF"/>
              <w:lang w:val="en-GB"/>
            </w:rPr>
            <w:instrText xml:space="preserve"> CITATION HuS21 \l 2057 </w:instrText>
          </w:r>
          <w:r w:rsidR="004622DD">
            <w:rPr>
              <w:color w:val="242424"/>
              <w:sz w:val="28"/>
              <w:szCs w:val="28"/>
              <w:shd w:val="clear" w:color="auto" w:fill="FFFFFF"/>
            </w:rPr>
            <w:fldChar w:fldCharType="separate"/>
          </w:r>
          <w:r w:rsidR="004622DD" w:rsidRPr="004622DD">
            <w:rPr>
              <w:noProof/>
              <w:color w:val="242424"/>
              <w:sz w:val="28"/>
              <w:szCs w:val="28"/>
              <w:shd w:val="clear" w:color="auto" w:fill="FFFFFF"/>
              <w:lang w:val="en-GB"/>
            </w:rPr>
            <w:t>[12]</w:t>
          </w:r>
          <w:r w:rsidR="004622DD">
            <w:rPr>
              <w:color w:val="242424"/>
              <w:sz w:val="28"/>
              <w:szCs w:val="28"/>
              <w:shd w:val="clear" w:color="auto" w:fill="FFFFFF"/>
            </w:rPr>
            <w:fldChar w:fldCharType="end"/>
          </w:r>
        </w:sdtContent>
      </w:sdt>
      <w:r w:rsidR="004622DD">
        <w:rPr>
          <w:color w:val="242424"/>
          <w:sz w:val="28"/>
          <w:szCs w:val="28"/>
          <w:shd w:val="clear" w:color="auto" w:fill="FFFFFF"/>
        </w:rPr>
        <w:t xml:space="preserve"> sử dụng mô hình SIR </w:t>
      </w:r>
      <w:r w:rsidR="005640E3">
        <w:rPr>
          <w:color w:val="242424"/>
          <w:sz w:val="28"/>
          <w:szCs w:val="28"/>
          <w:shd w:val="clear" w:color="auto" w:fill="FFFFFF"/>
        </w:rPr>
        <w:t xml:space="preserve">để đánh giá </w:t>
      </w:r>
      <w:r w:rsidR="00CF64F7" w:rsidRPr="00CF64F7">
        <w:rPr>
          <w:color w:val="242424"/>
          <w:sz w:val="28"/>
          <w:szCs w:val="28"/>
          <w:shd w:val="clear" w:color="auto" w:fill="FFFFFF"/>
        </w:rPr>
        <w:t>tác động của việc loại bỏ các trang trại bị nhiễm bệnh đối với sự lây lan của dịch bệnh</w:t>
      </w:r>
      <w:r w:rsidR="00CF64F7">
        <w:rPr>
          <w:color w:val="242424"/>
          <w:sz w:val="28"/>
          <w:szCs w:val="28"/>
          <w:shd w:val="clear" w:color="auto" w:fill="FFFFFF"/>
        </w:rPr>
        <w:t xml:space="preserve">. </w:t>
      </w:r>
      <w:r w:rsidR="008E13AA" w:rsidRPr="008E13AA">
        <w:rPr>
          <w:color w:val="242424"/>
          <w:sz w:val="28"/>
          <w:szCs w:val="28"/>
          <w:shd w:val="clear" w:color="auto" w:fill="FFFFFF"/>
        </w:rPr>
        <w:t xml:space="preserve">Hạn chế chính của nghiên cứu </w:t>
      </w:r>
      <w:r w:rsidR="007E2EAB">
        <w:rPr>
          <w:color w:val="242424"/>
          <w:sz w:val="28"/>
          <w:szCs w:val="28"/>
          <w:shd w:val="clear" w:color="auto" w:fill="FFFFFF"/>
        </w:rPr>
        <w:t xml:space="preserve">theo như tác giả </w:t>
      </w:r>
      <w:sdt>
        <w:sdtPr>
          <w:rPr>
            <w:color w:val="242424"/>
            <w:sz w:val="28"/>
            <w:szCs w:val="28"/>
            <w:shd w:val="clear" w:color="auto" w:fill="FFFFFF"/>
          </w:rPr>
          <w:id w:val="389242073"/>
          <w:citation/>
        </w:sdtPr>
        <w:sdtContent>
          <w:r w:rsidR="00820111">
            <w:rPr>
              <w:color w:val="242424"/>
              <w:sz w:val="28"/>
              <w:szCs w:val="28"/>
              <w:shd w:val="clear" w:color="auto" w:fill="FFFFFF"/>
            </w:rPr>
            <w:fldChar w:fldCharType="begin"/>
          </w:r>
          <w:r w:rsidR="00820111">
            <w:rPr>
              <w:color w:val="242424"/>
              <w:sz w:val="28"/>
              <w:szCs w:val="28"/>
              <w:shd w:val="clear" w:color="auto" w:fill="FFFFFF"/>
              <w:lang w:val="en-GB"/>
            </w:rPr>
            <w:instrText xml:space="preserve"> CITATION HuS21 \l 2057 </w:instrText>
          </w:r>
          <w:r w:rsidR="00820111">
            <w:rPr>
              <w:color w:val="242424"/>
              <w:sz w:val="28"/>
              <w:szCs w:val="28"/>
              <w:shd w:val="clear" w:color="auto" w:fill="FFFFFF"/>
            </w:rPr>
            <w:fldChar w:fldCharType="separate"/>
          </w:r>
          <w:r w:rsidR="00820111" w:rsidRPr="00820111">
            <w:rPr>
              <w:noProof/>
              <w:color w:val="242424"/>
              <w:sz w:val="28"/>
              <w:szCs w:val="28"/>
              <w:shd w:val="clear" w:color="auto" w:fill="FFFFFF"/>
              <w:lang w:val="en-GB"/>
            </w:rPr>
            <w:t>[12]</w:t>
          </w:r>
          <w:r w:rsidR="00820111">
            <w:rPr>
              <w:color w:val="242424"/>
              <w:sz w:val="28"/>
              <w:szCs w:val="28"/>
              <w:shd w:val="clear" w:color="auto" w:fill="FFFFFF"/>
            </w:rPr>
            <w:fldChar w:fldCharType="end"/>
          </w:r>
        </w:sdtContent>
      </w:sdt>
      <w:r w:rsidR="00820111">
        <w:rPr>
          <w:color w:val="242424"/>
          <w:sz w:val="28"/>
          <w:szCs w:val="28"/>
          <w:shd w:val="clear" w:color="auto" w:fill="FFFFFF"/>
        </w:rPr>
        <w:t xml:space="preserve"> </w:t>
      </w:r>
      <w:r w:rsidR="007E2EAB">
        <w:rPr>
          <w:color w:val="242424"/>
          <w:sz w:val="28"/>
          <w:szCs w:val="28"/>
          <w:shd w:val="clear" w:color="auto" w:fill="FFFFFF"/>
        </w:rPr>
        <w:t>nhận định</w:t>
      </w:r>
      <w:r w:rsidR="008E13AA" w:rsidRPr="008E13AA">
        <w:rPr>
          <w:color w:val="242424"/>
          <w:sz w:val="28"/>
          <w:szCs w:val="28"/>
          <w:shd w:val="clear" w:color="auto" w:fill="FFFFFF"/>
        </w:rPr>
        <w:t xml:space="preserve"> là không thể tính đến tất cả các yếu tố nguy cơ có thể xảy ra và sự không chắc chắn liên quan đến các thông số ước tính về sự lây truyền bệnh trong các mô hình</w:t>
      </w:r>
      <w:r w:rsidR="008E13AA">
        <w:rPr>
          <w:color w:val="242424"/>
          <w:sz w:val="28"/>
          <w:szCs w:val="28"/>
          <w:shd w:val="clear" w:color="auto" w:fill="FFFFFF"/>
        </w:rPr>
        <w:t xml:space="preserve">. </w:t>
      </w:r>
      <w:r w:rsidR="0076782C" w:rsidRPr="0076782C">
        <w:rPr>
          <w:color w:val="242424"/>
          <w:sz w:val="28"/>
          <w:szCs w:val="28"/>
          <w:shd w:val="clear" w:color="auto" w:fill="FFFFFF"/>
        </w:rPr>
        <w:t xml:space="preserve">Mức độ tiếp xúc trực tiếp đối với </w:t>
      </w:r>
      <w:commentRangeStart w:id="36"/>
      <w:r w:rsidR="0076782C" w:rsidRPr="0076782C">
        <w:rPr>
          <w:color w:val="242424"/>
          <w:sz w:val="28"/>
          <w:szCs w:val="28"/>
          <w:shd w:val="clear" w:color="auto" w:fill="FFFFFF"/>
        </w:rPr>
        <w:t>TP</w:t>
      </w:r>
      <w:commentRangeEnd w:id="36"/>
      <w:r w:rsidR="00491EAE">
        <w:rPr>
          <w:rStyle w:val="CommentReference"/>
          <w:rFonts w:eastAsiaTheme="minorHAnsi" w:cstheme="minorBidi"/>
        </w:rPr>
        <w:commentReference w:id="36"/>
      </w:r>
      <w:r w:rsidR="0076782C" w:rsidRPr="0076782C">
        <w:rPr>
          <w:color w:val="242424"/>
          <w:sz w:val="28"/>
          <w:szCs w:val="28"/>
          <w:shd w:val="clear" w:color="auto" w:fill="FFFFFF"/>
        </w:rPr>
        <w:t xml:space="preserve"> là 0,6 trong các mô hình có thể là một ước tính quá cao vì một số trang trại có thể sử dụng hệ thống sản xuất </w:t>
      </w:r>
      <w:commentRangeStart w:id="37"/>
      <w:r w:rsidR="0076782C" w:rsidRPr="0076782C">
        <w:rPr>
          <w:color w:val="242424"/>
          <w:sz w:val="28"/>
          <w:szCs w:val="28"/>
          <w:shd w:val="clear" w:color="auto" w:fill="FFFFFF"/>
        </w:rPr>
        <w:t xml:space="preserve">AIAO </w:t>
      </w:r>
      <w:commentRangeEnd w:id="37"/>
      <w:r w:rsidR="003B179D">
        <w:rPr>
          <w:rStyle w:val="CommentReference"/>
          <w:rFonts w:eastAsiaTheme="minorHAnsi" w:cstheme="minorBidi"/>
        </w:rPr>
        <w:commentReference w:id="37"/>
      </w:r>
      <w:r w:rsidR="0076782C" w:rsidRPr="0076782C">
        <w:rPr>
          <w:color w:val="242424"/>
          <w:sz w:val="28"/>
          <w:szCs w:val="28"/>
          <w:shd w:val="clear" w:color="auto" w:fill="FFFFFF"/>
        </w:rPr>
        <w:t>hoặc áp dụng các biện pháp an toàn sinh học tương đối cao</w:t>
      </w:r>
      <w:r w:rsidR="00A30B69">
        <w:rPr>
          <w:color w:val="242424"/>
          <w:sz w:val="28"/>
          <w:szCs w:val="28"/>
          <w:shd w:val="clear" w:color="auto" w:fill="FFFFFF"/>
        </w:rPr>
        <w:t xml:space="preserve">. </w:t>
      </w:r>
      <w:r w:rsidR="00A30B69" w:rsidRPr="00A30B69">
        <w:rPr>
          <w:color w:val="242424"/>
          <w:sz w:val="28"/>
          <w:szCs w:val="28"/>
          <w:shd w:val="clear" w:color="auto" w:fill="FFFFFF"/>
        </w:rPr>
        <w:t xml:space="preserve">Ngoài ra, </w:t>
      </w:r>
      <w:r w:rsidR="00A30B69">
        <w:rPr>
          <w:color w:val="242424"/>
          <w:sz w:val="28"/>
          <w:szCs w:val="28"/>
          <w:shd w:val="clear" w:color="auto" w:fill="FFFFFF"/>
        </w:rPr>
        <w:t>tác giả</w:t>
      </w:r>
      <w:r w:rsidR="00A30B69" w:rsidRPr="00A30B69">
        <w:rPr>
          <w:color w:val="242424"/>
          <w:sz w:val="28"/>
          <w:szCs w:val="28"/>
          <w:shd w:val="clear" w:color="auto" w:fill="FFFFFF"/>
        </w:rPr>
        <w:t xml:space="preserve"> đã sử dụng cùng một TP (0,6) cho các </w:t>
      </w:r>
      <w:r w:rsidR="00A30B69">
        <w:rPr>
          <w:color w:val="242424"/>
          <w:sz w:val="28"/>
          <w:szCs w:val="28"/>
          <w:shd w:val="clear" w:color="auto" w:fill="FFFFFF"/>
        </w:rPr>
        <w:t>tiếp xúc</w:t>
      </w:r>
      <w:r w:rsidR="00A30B69" w:rsidRPr="00A30B69">
        <w:rPr>
          <w:color w:val="242424"/>
          <w:sz w:val="28"/>
          <w:szCs w:val="28"/>
          <w:shd w:val="clear" w:color="auto" w:fill="FFFFFF"/>
        </w:rPr>
        <w:t xml:space="preserve"> trực tiếp và gián tiếp để tạo ra một tỷ lệ tiếp xúc tổng hợp mới cho các trang trại vừa và nhỏ, có khả năng được đánh giá quá cao</w:t>
      </w:r>
      <w:r w:rsidR="00A30B69">
        <w:rPr>
          <w:color w:val="242424"/>
          <w:sz w:val="28"/>
          <w:szCs w:val="28"/>
          <w:shd w:val="clear" w:color="auto" w:fill="FFFFFF"/>
        </w:rPr>
        <w:t>.</w:t>
      </w:r>
    </w:p>
    <w:p w14:paraId="6614D155" w14:textId="77777777" w:rsidR="001A58DE" w:rsidRDefault="001A58DE" w:rsidP="0038083D">
      <w:pPr>
        <w:pStyle w:val="Heading3"/>
        <w:jc w:val="both"/>
        <w:rPr>
          <w:shd w:val="clear" w:color="auto" w:fill="FFFFFF"/>
        </w:rPr>
      </w:pPr>
      <w:bookmarkStart w:id="38" w:name="_Toc96691686"/>
      <w:r>
        <w:rPr>
          <w:shd w:val="clear" w:color="auto" w:fill="FFFFFF"/>
        </w:rPr>
        <w:t>Định hướng triển khai</w:t>
      </w:r>
      <w:bookmarkEnd w:id="38"/>
    </w:p>
    <w:p w14:paraId="47AFA5A9" w14:textId="51EDDB8A" w:rsidR="00DE51E7" w:rsidRPr="00DE51E7" w:rsidRDefault="00DE51E7" w:rsidP="0038083D">
      <w:pPr>
        <w:ind w:firstLine="432"/>
        <w:jc w:val="both"/>
      </w:pPr>
      <w:r>
        <w:t xml:space="preserve">Tôi sẽ </w:t>
      </w:r>
      <w:r w:rsidR="002E089A">
        <w:t>sử dụng</w:t>
      </w:r>
      <w:r>
        <w:t xml:space="preserve"> mô hình NAADSM để mô phỏng sự lây lan của dịch bệnh</w:t>
      </w:r>
      <w:r w:rsidR="002E089A">
        <w:t xml:space="preserve"> giữa các </w:t>
      </w:r>
      <w:r w:rsidR="002101AB">
        <w:t>trang trại</w:t>
      </w:r>
      <w:r w:rsidR="002E089A">
        <w:t xml:space="preserve"> lợn ở Hà Nội, </w:t>
      </w:r>
      <w:r w:rsidR="005E7AB0">
        <w:t>tìm ra phương pháp</w:t>
      </w:r>
      <w:r w:rsidR="002E089A">
        <w:t xml:space="preserve"> khắc phục </w:t>
      </w:r>
      <w:r w:rsidR="00A369B7">
        <w:t>m</w:t>
      </w:r>
      <w:r w:rsidR="00CF1BE8">
        <w:t>ột</w:t>
      </w:r>
      <w:r w:rsidR="00A369B7">
        <w:t xml:space="preserve"> vài hạn chế trong</w:t>
      </w:r>
      <w:r w:rsidR="002E089A">
        <w:t xml:space="preserve"> </w:t>
      </w:r>
      <w:r w:rsidR="005E7AB0">
        <w:t xml:space="preserve">nghiên cứu </w:t>
      </w:r>
      <w:r w:rsidR="002E089A">
        <w:t xml:space="preserve">của Lee và cộng sự </w:t>
      </w:r>
      <w:sdt>
        <w:sdtPr>
          <w:id w:val="2030602483"/>
          <w:citation/>
        </w:sdtPr>
        <w:sdtContent>
          <w:r w:rsidR="002E089A">
            <w:fldChar w:fldCharType="begin"/>
          </w:r>
          <w:r w:rsidR="002E089A">
            <w:rPr>
              <w:lang w:val="en-GB"/>
            </w:rPr>
            <w:instrText xml:space="preserve"> CITATION HuS20 \l 2057 </w:instrText>
          </w:r>
          <w:r w:rsidR="002E089A">
            <w:fldChar w:fldCharType="separate"/>
          </w:r>
          <w:r w:rsidR="002E089A" w:rsidRPr="002E089A">
            <w:rPr>
              <w:noProof/>
              <w:lang w:val="en-GB"/>
            </w:rPr>
            <w:t>[11]</w:t>
          </w:r>
          <w:r w:rsidR="002E089A">
            <w:fldChar w:fldCharType="end"/>
          </w:r>
        </w:sdtContent>
      </w:sdt>
      <w:r w:rsidR="002E089A">
        <w:t xml:space="preserve"> </w:t>
      </w:r>
      <w:sdt>
        <w:sdtPr>
          <w:id w:val="-450476404"/>
          <w:citation/>
        </w:sdtPr>
        <w:sdtContent>
          <w:r w:rsidR="002E089A">
            <w:fldChar w:fldCharType="begin"/>
          </w:r>
          <w:r w:rsidR="002E089A">
            <w:rPr>
              <w:lang w:val="en-GB"/>
            </w:rPr>
            <w:instrText xml:space="preserve"> CITATION HuS21 \l 2057 </w:instrText>
          </w:r>
          <w:r w:rsidR="002E089A">
            <w:fldChar w:fldCharType="separate"/>
          </w:r>
          <w:r w:rsidR="002E089A" w:rsidRPr="002E089A">
            <w:rPr>
              <w:noProof/>
              <w:lang w:val="en-GB"/>
            </w:rPr>
            <w:t>[12]</w:t>
          </w:r>
          <w:r w:rsidR="002E089A">
            <w:fldChar w:fldCharType="end"/>
          </w:r>
        </w:sdtContent>
      </w:sdt>
      <w:r w:rsidR="002E089A">
        <w:t>, chạy lại mô phỏng để kiểm chứng. Đồng thời tôi sẽ bổ sung thêm các kịch bả</w:t>
      </w:r>
      <w:r w:rsidR="00D3670B">
        <w:t>n khác,</w:t>
      </w:r>
      <w:r w:rsidR="002E089A">
        <w:t xml:space="preserve"> đánh giá kết quả</w:t>
      </w:r>
      <w:r w:rsidR="00D3670B">
        <w:t xml:space="preserve"> và đưa ra kết luận</w:t>
      </w:r>
      <w:r w:rsidR="007A4AA9">
        <w:t>.</w:t>
      </w:r>
    </w:p>
    <w:p w14:paraId="387320EF" w14:textId="77777777" w:rsidR="001A58DE" w:rsidRPr="001A58DE" w:rsidRDefault="001A58DE" w:rsidP="0038083D">
      <w:pPr>
        <w:jc w:val="both"/>
      </w:pPr>
    </w:p>
    <w:p w14:paraId="33C330D0" w14:textId="77777777" w:rsidR="00881C90" w:rsidRDefault="00881C90" w:rsidP="0038083D">
      <w:pPr>
        <w:jc w:val="both"/>
        <w:rPr>
          <w:lang w:val="en-GB"/>
        </w:rPr>
      </w:pPr>
      <w:r>
        <w:rPr>
          <w:lang w:val="en-GB"/>
        </w:rPr>
        <w:br w:type="page"/>
      </w:r>
    </w:p>
    <w:p w14:paraId="62347A0C" w14:textId="77777777" w:rsidR="005E7CEB" w:rsidRPr="00D03106" w:rsidRDefault="00610470" w:rsidP="0038083D">
      <w:pPr>
        <w:pStyle w:val="Heading1"/>
        <w:jc w:val="both"/>
      </w:pPr>
      <w:bookmarkStart w:id="39" w:name="_Toc96691687"/>
      <w:r w:rsidRPr="00D03106">
        <w:lastRenderedPageBreak/>
        <w:t>MÔ HÌNH</w:t>
      </w:r>
      <w:r w:rsidR="005E7CEB" w:rsidRPr="00D03106">
        <w:t xml:space="preserve"> NAADSM </w:t>
      </w:r>
      <w:r w:rsidRPr="00D03106">
        <w:t>VÀ CÁC CÔNG CỤ HỖ TRỢ</w:t>
      </w:r>
      <w:bookmarkEnd w:id="39"/>
    </w:p>
    <w:p w14:paraId="123AFA13" w14:textId="77777777" w:rsidR="005E7CEB" w:rsidRDefault="005E7CEB" w:rsidP="0038083D">
      <w:pPr>
        <w:pStyle w:val="Heading2"/>
        <w:ind w:left="567"/>
        <w:jc w:val="both"/>
        <w:rPr>
          <w:lang w:val="en-GB"/>
        </w:rPr>
      </w:pPr>
      <w:bookmarkStart w:id="40" w:name="_Toc96691688"/>
      <w:r>
        <w:rPr>
          <w:lang w:val="en-GB"/>
        </w:rPr>
        <w:t xml:space="preserve">Mô hình </w:t>
      </w:r>
      <w:r w:rsidRPr="00795C2A">
        <w:rPr>
          <w:lang w:val="en-GB"/>
        </w:rPr>
        <w:t>NAADSM</w:t>
      </w:r>
      <w:bookmarkEnd w:id="40"/>
    </w:p>
    <w:p w14:paraId="7B986AF6" w14:textId="77777777" w:rsidR="00AD5AB9" w:rsidRPr="00AD5AB9" w:rsidRDefault="00AD5AB9" w:rsidP="0038083D">
      <w:pPr>
        <w:pStyle w:val="Heading3"/>
        <w:jc w:val="both"/>
        <w:rPr>
          <w:rFonts w:eastAsia="Times New Roman"/>
          <w:sz w:val="24"/>
        </w:rPr>
      </w:pPr>
      <w:bookmarkStart w:id="41" w:name="_Toc96691689"/>
      <w:r w:rsidRPr="00AD5AB9">
        <w:rPr>
          <w:rFonts w:eastAsia="Times New Roman"/>
          <w:shd w:val="clear" w:color="auto" w:fill="FFFFFF"/>
        </w:rPr>
        <w:t>Tổng quan về mô hình NAADSM</w:t>
      </w:r>
      <w:bookmarkEnd w:id="41"/>
    </w:p>
    <w:p w14:paraId="214C6B30" w14:textId="4F2712E9" w:rsidR="00AD5AB9" w:rsidRPr="00AD5AB9" w:rsidRDefault="00AD5AB9" w:rsidP="0038083D">
      <w:pPr>
        <w:spacing w:before="0" w:after="160"/>
        <w:ind w:firstLine="720"/>
        <w:jc w:val="both"/>
        <w:rPr>
          <w:rFonts w:eastAsia="Times New Roman" w:cs="Times New Roman"/>
          <w:sz w:val="24"/>
          <w:szCs w:val="24"/>
        </w:rPr>
      </w:pPr>
      <w:r w:rsidRPr="00AD5AB9">
        <w:rPr>
          <w:rFonts w:eastAsia="Times New Roman" w:cs="Times New Roman"/>
          <w:color w:val="242424"/>
          <w:shd w:val="clear" w:color="auto" w:fill="FFFFFF"/>
        </w:rPr>
        <w:t>Mô hình lây lan dịch bện</w:t>
      </w:r>
      <w:r w:rsidR="00091694">
        <w:rPr>
          <w:rFonts w:eastAsia="Times New Roman" w:cs="Times New Roman"/>
          <w:color w:val="242424"/>
          <w:shd w:val="clear" w:color="auto" w:fill="FFFFFF"/>
        </w:rPr>
        <w:t xml:space="preserve">h động vật ở Bắc Mỹ (NAADSM) </w:t>
      </w:r>
      <w:sdt>
        <w:sdtPr>
          <w:rPr>
            <w:rFonts w:eastAsia="Times New Roman" w:cs="Times New Roman"/>
            <w:color w:val="242424"/>
            <w:shd w:val="clear" w:color="auto" w:fill="FFFFFF"/>
          </w:rPr>
          <w:id w:val="-1265992312"/>
          <w:citation/>
        </w:sdtPr>
        <w:sdtContent>
          <w:r w:rsidR="00091694">
            <w:rPr>
              <w:rFonts w:eastAsia="Times New Roman" w:cs="Times New Roman"/>
              <w:color w:val="242424"/>
              <w:shd w:val="clear" w:color="auto" w:fill="FFFFFF"/>
            </w:rPr>
            <w:fldChar w:fldCharType="begin"/>
          </w:r>
          <w:r w:rsidR="003345A4">
            <w:rPr>
              <w:rFonts w:eastAsia="Times New Roman" w:cs="Times New Roman"/>
              <w:color w:val="242424"/>
              <w:shd w:val="clear" w:color="auto" w:fill="FFFFFF"/>
              <w:lang w:val="en-GB"/>
            </w:rPr>
            <w:instrText xml:space="preserve">CITATION Nei07 \l 2057 </w:instrText>
          </w:r>
          <w:r w:rsidR="00091694">
            <w:rPr>
              <w:rFonts w:eastAsia="Times New Roman" w:cs="Times New Roman"/>
              <w:color w:val="242424"/>
              <w:shd w:val="clear" w:color="auto" w:fill="FFFFFF"/>
            </w:rPr>
            <w:fldChar w:fldCharType="separate"/>
          </w:r>
          <w:r w:rsidR="003345A4" w:rsidRPr="003345A4">
            <w:rPr>
              <w:rFonts w:eastAsia="Times New Roman" w:cs="Times New Roman"/>
              <w:noProof/>
              <w:color w:val="242424"/>
              <w:shd w:val="clear" w:color="auto" w:fill="FFFFFF"/>
              <w:lang w:val="en-GB"/>
            </w:rPr>
            <w:t>[13]</w:t>
          </w:r>
          <w:r w:rsidR="00091694">
            <w:rPr>
              <w:rFonts w:eastAsia="Times New Roman" w:cs="Times New Roman"/>
              <w:color w:val="242424"/>
              <w:shd w:val="clear" w:color="auto" w:fill="FFFFFF"/>
            </w:rPr>
            <w:fldChar w:fldCharType="end"/>
          </w:r>
        </w:sdtContent>
      </w:sdt>
      <w:r w:rsidRPr="00AD5AB9">
        <w:rPr>
          <w:rFonts w:eastAsia="Times New Roman" w:cs="Times New Roman"/>
          <w:color w:val="242424"/>
          <w:shd w:val="clear" w:color="auto" w:fill="FFFFFF"/>
        </w:rPr>
        <w:t xml:space="preserve"> là mô hình mô phỏng chuyển đổi trạng thái, không gian, ngẫu nhiên về sự lây lan của các bệnh rất dễ lây lan ở động vật. Việc sử dụng mô hình mô phỏng để ước tính sự lây lan của dịch bệnh và thực hiện đánh giá rủi ro cho các biện pháp kiểm soát khác nhau đã trở nên rất phổ biến. Một vài nghiên cứu sử dụng mô hình NAADSM như sự bùng phát dịch lở mồm long móng, dịch tả lợn, phân tích các đợt bùng phát dịch</w:t>
      </w:r>
      <w:r w:rsidR="00322BA5">
        <w:rPr>
          <w:rFonts w:eastAsia="Times New Roman" w:cs="Times New Roman"/>
          <w:color w:val="242424"/>
          <w:shd w:val="clear" w:color="auto" w:fill="FFFFFF"/>
        </w:rPr>
        <w:t xml:space="preserve"> v.v.</w:t>
      </w:r>
      <w:r w:rsidR="0045769F" w:rsidRPr="00AD5AB9">
        <w:rPr>
          <w:rFonts w:eastAsia="Times New Roman" w:cs="Times New Roman"/>
          <w:color w:val="242424"/>
          <w:shd w:val="clear" w:color="auto" w:fill="FFFFFF"/>
        </w:rPr>
        <w:t>,</w:t>
      </w:r>
      <w:r w:rsidR="0045769F">
        <w:rPr>
          <w:rFonts w:eastAsia="Times New Roman" w:cs="Times New Roman"/>
          <w:color w:val="242424"/>
          <w:shd w:val="clear" w:color="auto" w:fill="FFFFFF"/>
        </w:rPr>
        <w:t xml:space="preserve"> v.v.</w:t>
      </w:r>
      <w:r w:rsidR="0045769F" w:rsidRPr="00AD5AB9">
        <w:rPr>
          <w:rFonts w:eastAsia="Times New Roman" w:cs="Times New Roman"/>
          <w:color w:val="242424"/>
          <w:shd w:val="clear" w:color="auto" w:fill="FFFFFF"/>
        </w:rPr>
        <w:t xml:space="preserve"> </w:t>
      </w:r>
      <w:r w:rsidRPr="00AD5AB9">
        <w:rPr>
          <w:rFonts w:eastAsia="Times New Roman" w:cs="Times New Roman"/>
          <w:color w:val="242424"/>
          <w:shd w:val="clear" w:color="auto" w:fill="FFFFFF"/>
        </w:rPr>
        <w:t>Mô hình NAADSM còn hỗ trợ ra quyết định trước và trong khi bùng phát dịch bệnh. Điều này sẽ giúp giảm thiểu được hậu quả của dịch bệnh đến nền kinh tế, xã hội.</w:t>
      </w:r>
    </w:p>
    <w:p w14:paraId="0BB8C1D2" w14:textId="77777777" w:rsidR="00AD5AB9" w:rsidRPr="00AD5AB9" w:rsidRDefault="00AD5AB9" w:rsidP="0038083D">
      <w:pPr>
        <w:spacing w:before="0" w:after="160"/>
        <w:ind w:firstLine="720"/>
        <w:jc w:val="both"/>
        <w:rPr>
          <w:rFonts w:eastAsia="Times New Roman" w:cs="Times New Roman"/>
          <w:sz w:val="24"/>
          <w:szCs w:val="24"/>
        </w:rPr>
      </w:pPr>
      <w:r w:rsidRPr="00AD5AB9">
        <w:rPr>
          <w:rFonts w:eastAsia="Times New Roman" w:cs="Times New Roman"/>
          <w:color w:val="242424"/>
          <w:shd w:val="clear" w:color="auto" w:fill="FFFFFF"/>
        </w:rPr>
        <w:t>Trong mô hình NAADSM, một cụm động vật được gọi là “đơn vị’’ là cơ sở của mô phỏng. Sự lây lan dịch bệnh xảy ra giữa các đơn vị động vật tại các địa điểm được chỉ định chính xác, bị ảnh hưởng bởi vị trí và khoảng cách tương đối giữa các đơn vị. Một đơn vị có loại hình sản xuất, số lượng động vật, vị trí điểm (kinh độ và vĩ độ) và trạng thái chuyển tiếp. Loại hình sản xuất có thể là một loại vật nuôi duy nhất (ví dụ “bò sữa”) hoặc một loại hỗ</w:t>
      </w:r>
      <w:r w:rsidR="00091694">
        <w:rPr>
          <w:rFonts w:eastAsia="Times New Roman" w:cs="Times New Roman"/>
          <w:color w:val="242424"/>
          <w:shd w:val="clear" w:color="auto" w:fill="FFFFFF"/>
        </w:rPr>
        <w:t xml:space="preserve">n hợp (ví dụ: “cừu” và “dê”) </w:t>
      </w:r>
      <w:sdt>
        <w:sdtPr>
          <w:rPr>
            <w:rFonts w:eastAsia="Times New Roman" w:cs="Times New Roman"/>
            <w:color w:val="242424"/>
            <w:shd w:val="clear" w:color="auto" w:fill="FFFFFF"/>
          </w:rPr>
          <w:id w:val="-1592007327"/>
          <w:citation/>
        </w:sdtPr>
        <w:sdtContent>
          <w:r w:rsidR="00091694">
            <w:rPr>
              <w:rFonts w:eastAsia="Times New Roman" w:cs="Times New Roman"/>
              <w:color w:val="242424"/>
              <w:shd w:val="clear" w:color="auto" w:fill="FFFFFF"/>
            </w:rPr>
            <w:fldChar w:fldCharType="begin"/>
          </w:r>
          <w:r w:rsidR="003345A4">
            <w:rPr>
              <w:rFonts w:eastAsia="Times New Roman" w:cs="Times New Roman"/>
              <w:color w:val="242424"/>
              <w:shd w:val="clear" w:color="auto" w:fill="FFFFFF"/>
              <w:lang w:val="en-GB"/>
            </w:rPr>
            <w:instrText xml:space="preserve">CITATION Nei07 \l 2057 </w:instrText>
          </w:r>
          <w:r w:rsidR="00091694">
            <w:rPr>
              <w:rFonts w:eastAsia="Times New Roman" w:cs="Times New Roman"/>
              <w:color w:val="242424"/>
              <w:shd w:val="clear" w:color="auto" w:fill="FFFFFF"/>
            </w:rPr>
            <w:fldChar w:fldCharType="separate"/>
          </w:r>
          <w:r w:rsidR="003345A4" w:rsidRPr="003345A4">
            <w:rPr>
              <w:rFonts w:eastAsia="Times New Roman" w:cs="Times New Roman"/>
              <w:noProof/>
              <w:color w:val="242424"/>
              <w:shd w:val="clear" w:color="auto" w:fill="FFFFFF"/>
              <w:lang w:val="en-GB"/>
            </w:rPr>
            <w:t>[13]</w:t>
          </w:r>
          <w:r w:rsidR="00091694">
            <w:rPr>
              <w:rFonts w:eastAsia="Times New Roman" w:cs="Times New Roman"/>
              <w:color w:val="242424"/>
              <w:shd w:val="clear" w:color="auto" w:fill="FFFFFF"/>
            </w:rPr>
            <w:fldChar w:fldCharType="end"/>
          </w:r>
        </w:sdtContent>
      </w:sdt>
      <w:r w:rsidRPr="00AD5AB9">
        <w:rPr>
          <w:rFonts w:eastAsia="Times New Roman" w:cs="Times New Roman"/>
          <w:color w:val="242424"/>
          <w:shd w:val="clear" w:color="auto" w:fill="FFFFFF"/>
        </w:rPr>
        <w:t>. Quá trình mô phỏng tiến hành theo từng bước trong thời gian 1 ngày. Vào mỗi ngày của mô phỏng, có thể xảy ra sự lây lan hoặc các hành động kiểm soát dịch bệnh</w:t>
      </w:r>
    </w:p>
    <w:p w14:paraId="49F03D4D" w14:textId="77777777" w:rsidR="00AD5AB9" w:rsidRPr="00AD5AB9" w:rsidRDefault="00AD5AB9" w:rsidP="0038083D">
      <w:pPr>
        <w:pStyle w:val="Heading3"/>
        <w:jc w:val="both"/>
        <w:rPr>
          <w:rFonts w:eastAsia="Times New Roman"/>
          <w:sz w:val="24"/>
        </w:rPr>
      </w:pPr>
      <w:bookmarkStart w:id="42" w:name="_Toc96691690"/>
      <w:r w:rsidRPr="00AD5AB9">
        <w:rPr>
          <w:rFonts w:eastAsia="Times New Roman"/>
          <w:shd w:val="clear" w:color="auto" w:fill="FFFFFF"/>
        </w:rPr>
        <w:t>Các hình thức lây truyền dịch bệnh</w:t>
      </w:r>
      <w:bookmarkEnd w:id="42"/>
    </w:p>
    <w:p w14:paraId="206C8CAA" w14:textId="77777777" w:rsidR="00AD5AB9" w:rsidRPr="00AD5AB9" w:rsidRDefault="00AD5AB9" w:rsidP="005C2AB6">
      <w:pPr>
        <w:pStyle w:val="Heading4"/>
        <w:ind w:left="851" w:hanging="851"/>
        <w:jc w:val="both"/>
        <w:rPr>
          <w:rFonts w:eastAsia="Times New Roman"/>
          <w:sz w:val="24"/>
          <w:szCs w:val="24"/>
        </w:rPr>
      </w:pPr>
      <w:r w:rsidRPr="00AD5AB9">
        <w:rPr>
          <w:rFonts w:eastAsia="Times New Roman"/>
          <w:shd w:val="clear" w:color="auto" w:fill="FFFFFF"/>
        </w:rPr>
        <w:t>Lây truyền qua tiếp xúc trực tiếp</w:t>
      </w:r>
    </w:p>
    <w:p w14:paraId="7F5D197D" w14:textId="77777777" w:rsidR="00AD5AB9" w:rsidRPr="00AD5AB9" w:rsidRDefault="00AD5AB9" w:rsidP="0038083D">
      <w:pPr>
        <w:spacing w:before="0" w:after="160"/>
        <w:jc w:val="both"/>
        <w:rPr>
          <w:rFonts w:eastAsia="Times New Roman" w:cs="Times New Roman"/>
          <w:sz w:val="24"/>
          <w:szCs w:val="24"/>
        </w:rPr>
      </w:pPr>
      <w:r w:rsidRPr="00AD5AB9">
        <w:rPr>
          <w:rFonts w:eastAsia="Times New Roman" w:cs="Times New Roman"/>
          <w:color w:val="242424"/>
          <w:shd w:val="clear" w:color="auto" w:fill="FFFFFF"/>
        </w:rPr>
        <w:t>Các thông số được sử dụng cho lây truyền thông qua tiếp xúc trực</w:t>
      </w:r>
      <w:r w:rsidR="004672AE">
        <w:rPr>
          <w:rFonts w:eastAsia="Times New Roman" w:cs="Times New Roman"/>
          <w:color w:val="242424"/>
          <w:shd w:val="clear" w:color="auto" w:fill="FFFFFF"/>
        </w:rPr>
        <w:t xml:space="preserve"> tiếp được thể hiện trong Bảng 2-1</w:t>
      </w:r>
      <w:r w:rsidRPr="00AD5AB9">
        <w:rPr>
          <w:rFonts w:eastAsia="Times New Roman" w:cs="Times New Roman"/>
          <w:color w:val="242424"/>
          <w:shd w:val="clear" w:color="auto" w:fill="FFFFFF"/>
        </w:rPr>
        <w:t>. Bất kì đơn vị lây nhiễm nào không được cách ly đều có thể lây lan dịch bệnh. Đối với mỗi tiếp xúc từ một đơn vị bị nhiễm bệnh, khoảng cách D được chọn ngẫu nhiên từ phân bố khoảng cách di chuyển. Sau đó, từ tất cả các đơn vị nhận đủ điều kiện (đơn vị chưa bị phá hủy, không bị cách ly và không phải là nguồn của liên hệ), chương trình chọn đơn vị nhận có khoảng cách từ nguồn gần nhất với khoảng</w:t>
      </w:r>
      <w:r w:rsidR="00091694">
        <w:rPr>
          <w:rFonts w:eastAsia="Times New Roman" w:cs="Times New Roman"/>
          <w:color w:val="242424"/>
          <w:shd w:val="clear" w:color="auto" w:fill="FFFFFF"/>
        </w:rPr>
        <w:t xml:space="preserve"> cách D được chọn từ phân bổ </w:t>
      </w:r>
      <w:sdt>
        <w:sdtPr>
          <w:rPr>
            <w:rFonts w:eastAsia="Times New Roman" w:cs="Times New Roman"/>
            <w:color w:val="242424"/>
            <w:shd w:val="clear" w:color="auto" w:fill="FFFFFF"/>
          </w:rPr>
          <w:id w:val="1633755519"/>
          <w:citation/>
        </w:sdtPr>
        <w:sdtContent>
          <w:r w:rsidR="00091694">
            <w:rPr>
              <w:rFonts w:eastAsia="Times New Roman" w:cs="Times New Roman"/>
              <w:color w:val="242424"/>
              <w:shd w:val="clear" w:color="auto" w:fill="FFFFFF"/>
            </w:rPr>
            <w:fldChar w:fldCharType="begin"/>
          </w:r>
          <w:r w:rsidR="003345A4">
            <w:rPr>
              <w:rFonts w:eastAsia="Times New Roman" w:cs="Times New Roman"/>
              <w:color w:val="242424"/>
              <w:shd w:val="clear" w:color="auto" w:fill="FFFFFF"/>
              <w:lang w:val="en-GB"/>
            </w:rPr>
            <w:instrText xml:space="preserve">CITATION Nei07 \l 2057 </w:instrText>
          </w:r>
          <w:r w:rsidR="00091694">
            <w:rPr>
              <w:rFonts w:eastAsia="Times New Roman" w:cs="Times New Roman"/>
              <w:color w:val="242424"/>
              <w:shd w:val="clear" w:color="auto" w:fill="FFFFFF"/>
            </w:rPr>
            <w:fldChar w:fldCharType="separate"/>
          </w:r>
          <w:r w:rsidR="003345A4" w:rsidRPr="003345A4">
            <w:rPr>
              <w:rFonts w:eastAsia="Times New Roman" w:cs="Times New Roman"/>
              <w:noProof/>
              <w:color w:val="242424"/>
              <w:shd w:val="clear" w:color="auto" w:fill="FFFFFF"/>
              <w:lang w:val="en-GB"/>
            </w:rPr>
            <w:t>[13]</w:t>
          </w:r>
          <w:r w:rsidR="00091694">
            <w:rPr>
              <w:rFonts w:eastAsia="Times New Roman" w:cs="Times New Roman"/>
              <w:color w:val="242424"/>
              <w:shd w:val="clear" w:color="auto" w:fill="FFFFFF"/>
            </w:rPr>
            <w:fldChar w:fldCharType="end"/>
          </w:r>
        </w:sdtContent>
      </w:sdt>
      <w:r w:rsidRPr="00AD5AB9">
        <w:rPr>
          <w:rFonts w:eastAsia="Times New Roman" w:cs="Times New Roman"/>
          <w:color w:val="242424"/>
          <w:shd w:val="clear" w:color="auto" w:fill="FFFFFF"/>
        </w:rPr>
        <w:t xml:space="preserve">. Khoảng cách giữa hai đơn vị được tính theo công </w:t>
      </w:r>
      <w:proofErr w:type="gramStart"/>
      <w:r w:rsidRPr="00AD5AB9">
        <w:rPr>
          <w:rFonts w:eastAsia="Times New Roman" w:cs="Times New Roman"/>
          <w:color w:val="242424"/>
          <w:shd w:val="clear" w:color="auto" w:fill="FFFFFF"/>
        </w:rPr>
        <w:t>thức :</w:t>
      </w:r>
      <w:proofErr w:type="gramEnd"/>
    </w:p>
    <w:p w14:paraId="31A7D868" w14:textId="77777777" w:rsidR="00091694" w:rsidRPr="0004558C" w:rsidRDefault="00091694" w:rsidP="00B5370D">
      <w:pPr>
        <w:jc w:val="center"/>
        <w:rPr>
          <w:rFonts w:cs="Times New Roman"/>
        </w:rPr>
      </w:pPr>
      <m:oMath>
        <m:r>
          <w:rPr>
            <w:rFonts w:ascii="Cambria Math" w:hAnsi="Cambria Math" w:cs="Times New Roman"/>
          </w:rPr>
          <m:t>d =</m:t>
        </m:r>
        <m:f>
          <m:fPr>
            <m:ctrlPr>
              <w:rPr>
                <w:rFonts w:ascii="Cambria Math" w:hAnsi="Cambria Math" w:cs="Times New Roman"/>
                <w:i/>
              </w:rPr>
            </m:ctrlPr>
          </m:fPr>
          <m:num>
            <m:r>
              <w:rPr>
                <w:rFonts w:ascii="Cambria Math" w:hAnsi="Cambria Math" w:cs="Times New Roman"/>
              </w:rPr>
              <m:t>c</m:t>
            </m:r>
          </m:num>
          <m:den>
            <m:r>
              <w:rPr>
                <w:rFonts w:ascii="Cambria Math" w:hAnsi="Cambria Math" w:cs="Times New Roman"/>
              </w:rPr>
              <m:t>360</m:t>
            </m:r>
          </m:den>
        </m:f>
        <m:r>
          <w:rPr>
            <w:rFonts w:ascii="Cambria Math" w:hAnsi="Cambria Math" w:cs="Times New Roman"/>
          </w:rPr>
          <m:t>×</m:t>
        </m:r>
        <m:rad>
          <m:radPr>
            <m:degHide m:val="1"/>
            <m:ctrlPr>
              <w:rPr>
                <w:rFonts w:ascii="Cambria Math" w:hAnsi="Cambria Math" w:cs="Times New Roman"/>
                <w:i/>
              </w:rPr>
            </m:ctrlPr>
          </m:radPr>
          <m:deg/>
          <m:e>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2</m:t>
                </m:r>
              </m:sup>
            </m:sSup>
            <m: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y</m:t>
                </m:r>
              </m:e>
              <m:sup>
                <m:r>
                  <w:rPr>
                    <w:rFonts w:ascii="Cambria Math" w:hAnsi="Cambria Math" w:cs="Times New Roman"/>
                  </w:rPr>
                  <m:t>2</m:t>
                </m:r>
              </m:sup>
            </m:sSup>
          </m:e>
        </m:rad>
      </m:oMath>
      <w:r>
        <w:rPr>
          <w:rFonts w:eastAsia="Times New Roman" w:cs="Times New Roman"/>
        </w:rPr>
        <w:t xml:space="preserve">     </w:t>
      </w:r>
      <w:sdt>
        <w:sdtPr>
          <w:rPr>
            <w:rFonts w:eastAsia="Times New Roman" w:cs="Times New Roman"/>
          </w:rPr>
          <w:id w:val="82962170"/>
          <w:citation/>
        </w:sdtPr>
        <w:sdtContent>
          <w:r>
            <w:rPr>
              <w:rFonts w:eastAsia="Times New Roman" w:cs="Times New Roman"/>
            </w:rPr>
            <w:fldChar w:fldCharType="begin"/>
          </w:r>
          <w:r w:rsidR="003345A4">
            <w:rPr>
              <w:rFonts w:eastAsia="Times New Roman" w:cs="Times New Roman"/>
              <w:lang w:val="en-GB"/>
            </w:rPr>
            <w:instrText xml:space="preserve">CITATION Nei07 \l 2057 </w:instrText>
          </w:r>
          <w:r>
            <w:rPr>
              <w:rFonts w:eastAsia="Times New Roman" w:cs="Times New Roman"/>
            </w:rPr>
            <w:fldChar w:fldCharType="separate"/>
          </w:r>
          <w:r w:rsidR="003345A4" w:rsidRPr="003345A4">
            <w:rPr>
              <w:rFonts w:eastAsia="Times New Roman" w:cs="Times New Roman"/>
              <w:noProof/>
              <w:lang w:val="en-GB"/>
            </w:rPr>
            <w:t>[13]</w:t>
          </w:r>
          <w:r>
            <w:rPr>
              <w:rFonts w:eastAsia="Times New Roman" w:cs="Times New Roman"/>
            </w:rPr>
            <w:fldChar w:fldCharType="end"/>
          </w:r>
        </w:sdtContent>
      </w:sdt>
    </w:p>
    <w:p w14:paraId="0F25DB56" w14:textId="77777777" w:rsidR="00AD5AB9" w:rsidRPr="00AD5AB9" w:rsidRDefault="00AD5AB9" w:rsidP="0038083D">
      <w:pPr>
        <w:spacing w:before="0" w:after="160"/>
        <w:jc w:val="both"/>
        <w:rPr>
          <w:rFonts w:eastAsia="Times New Roman" w:cs="Times New Roman"/>
          <w:sz w:val="24"/>
          <w:szCs w:val="24"/>
        </w:rPr>
      </w:pPr>
      <w:r w:rsidRPr="00AD5AB9">
        <w:rPr>
          <w:rFonts w:eastAsia="Times New Roman" w:cs="Times New Roman"/>
          <w:color w:val="242424"/>
          <w:shd w:val="clear" w:color="auto" w:fill="FFFFFF"/>
        </w:rPr>
        <w:t>trong đó:</w:t>
      </w:r>
    </w:p>
    <w:p w14:paraId="3A5C25A5" w14:textId="77777777" w:rsidR="00AD5AB9" w:rsidRPr="00AD5AB9" w:rsidRDefault="00AD5AB9" w:rsidP="0038083D">
      <w:pPr>
        <w:spacing w:before="0" w:after="160"/>
        <w:jc w:val="both"/>
        <w:rPr>
          <w:rFonts w:eastAsia="Times New Roman" w:cs="Times New Roman"/>
          <w:sz w:val="24"/>
          <w:szCs w:val="24"/>
        </w:rPr>
      </w:pPr>
      <w:r w:rsidRPr="00AD5AB9">
        <w:rPr>
          <w:rFonts w:eastAsia="Times New Roman" w:cs="Times New Roman"/>
          <w:color w:val="242424"/>
          <w:shd w:val="clear" w:color="auto" w:fill="FFFFFF"/>
        </w:rPr>
        <w:lastRenderedPageBreak/>
        <w:t>d là khoảng cách giữa hai đơn vị</w:t>
      </w:r>
    </w:p>
    <w:p w14:paraId="7C1CF5A4" w14:textId="77777777" w:rsidR="00AD5AB9" w:rsidRPr="00AD5AB9" w:rsidRDefault="00AD5AB9" w:rsidP="0038083D">
      <w:pPr>
        <w:spacing w:before="0" w:after="160"/>
        <w:jc w:val="both"/>
        <w:rPr>
          <w:rFonts w:eastAsia="Times New Roman" w:cs="Times New Roman"/>
          <w:sz w:val="24"/>
          <w:szCs w:val="24"/>
        </w:rPr>
      </w:pPr>
      <w:r w:rsidRPr="00AD5AB9">
        <w:rPr>
          <w:rFonts w:eastAsia="Times New Roman" w:cs="Times New Roman"/>
          <w:color w:val="242424"/>
          <w:shd w:val="clear" w:color="auto" w:fill="FFFFFF"/>
        </w:rPr>
        <w:t>x = [(kinh độ đối tượng 1) - (kinh độ đối tượng 2)] x cos (vĩ độ đối tượng 2)</w:t>
      </w:r>
    </w:p>
    <w:p w14:paraId="7E089873" w14:textId="77777777" w:rsidR="00AD5AB9" w:rsidRPr="00AD5AB9" w:rsidRDefault="00AD5AB9" w:rsidP="0038083D">
      <w:pPr>
        <w:spacing w:before="0" w:after="160"/>
        <w:jc w:val="both"/>
        <w:rPr>
          <w:rFonts w:eastAsia="Times New Roman" w:cs="Times New Roman"/>
          <w:sz w:val="24"/>
          <w:szCs w:val="24"/>
        </w:rPr>
      </w:pPr>
      <w:r w:rsidRPr="00AD5AB9">
        <w:rPr>
          <w:rFonts w:eastAsia="Times New Roman" w:cs="Times New Roman"/>
          <w:color w:val="242424"/>
          <w:shd w:val="clear" w:color="auto" w:fill="FFFFFF"/>
        </w:rPr>
        <w:t>y = (vĩ độ đối tượng 1) - (vĩ độ đối tượng 2)</w:t>
      </w:r>
    </w:p>
    <w:p w14:paraId="2ACD67FE" w14:textId="77777777" w:rsidR="00AD5AB9" w:rsidRPr="00AD5AB9" w:rsidRDefault="00AD5AB9" w:rsidP="0038083D">
      <w:pPr>
        <w:spacing w:before="0" w:after="160"/>
        <w:jc w:val="both"/>
        <w:rPr>
          <w:rFonts w:eastAsia="Times New Roman" w:cs="Times New Roman"/>
          <w:sz w:val="24"/>
          <w:szCs w:val="24"/>
        </w:rPr>
      </w:pPr>
      <w:r w:rsidRPr="00AD5AB9">
        <w:rPr>
          <w:rFonts w:eastAsia="Times New Roman" w:cs="Times New Roman"/>
          <w:color w:val="242424"/>
          <w:shd w:val="clear" w:color="auto" w:fill="FFFFFF"/>
        </w:rPr>
        <w:t>c là chu vi của Trái Đất.</w:t>
      </w:r>
    </w:p>
    <w:p w14:paraId="251B4AA0" w14:textId="77777777" w:rsidR="00AD5AB9" w:rsidRDefault="00AD5AB9" w:rsidP="0038083D">
      <w:pPr>
        <w:spacing w:before="0" w:after="160"/>
        <w:ind w:firstLine="720"/>
        <w:jc w:val="both"/>
        <w:rPr>
          <w:rFonts w:eastAsia="Times New Roman" w:cs="Times New Roman"/>
          <w:color w:val="242424"/>
          <w:shd w:val="clear" w:color="auto" w:fill="FFFFFF"/>
        </w:rPr>
      </w:pPr>
      <w:r w:rsidRPr="00AD5AB9">
        <w:rPr>
          <w:rFonts w:eastAsia="Times New Roman" w:cs="Times New Roman"/>
          <w:color w:val="242424"/>
          <w:shd w:val="clear" w:color="auto" w:fill="FFFFFF"/>
        </w:rPr>
        <w:t>Nếu một số mục tiêu có thể có cùng khoảng cách với nguồn thì mô hình sẽ chọn ngẫu nhiên một mục tiêu, ưu tiên các đơn vị lớn hơn (một đơn vị có số lượng động vật nhiều gấp đôi thì có</w:t>
      </w:r>
      <w:r w:rsidR="00091694">
        <w:rPr>
          <w:rFonts w:eastAsia="Times New Roman" w:cs="Times New Roman"/>
          <w:color w:val="242424"/>
          <w:shd w:val="clear" w:color="auto" w:fill="FFFFFF"/>
        </w:rPr>
        <w:t xml:space="preserve"> khả năng được chọn gấp đôi) </w:t>
      </w:r>
      <w:sdt>
        <w:sdtPr>
          <w:rPr>
            <w:rFonts w:eastAsia="Times New Roman" w:cs="Times New Roman"/>
            <w:color w:val="242424"/>
            <w:shd w:val="clear" w:color="auto" w:fill="FFFFFF"/>
          </w:rPr>
          <w:id w:val="-947773520"/>
          <w:citation/>
        </w:sdtPr>
        <w:sdtContent>
          <w:r w:rsidR="00091694">
            <w:rPr>
              <w:rFonts w:eastAsia="Times New Roman" w:cs="Times New Roman"/>
              <w:color w:val="242424"/>
              <w:shd w:val="clear" w:color="auto" w:fill="FFFFFF"/>
            </w:rPr>
            <w:fldChar w:fldCharType="begin"/>
          </w:r>
          <w:r w:rsidR="003345A4">
            <w:rPr>
              <w:rFonts w:eastAsia="Times New Roman" w:cs="Times New Roman"/>
              <w:color w:val="242424"/>
              <w:shd w:val="clear" w:color="auto" w:fill="FFFFFF"/>
              <w:lang w:val="en-GB"/>
            </w:rPr>
            <w:instrText xml:space="preserve">CITATION Nei07 \l 2057 </w:instrText>
          </w:r>
          <w:r w:rsidR="00091694">
            <w:rPr>
              <w:rFonts w:eastAsia="Times New Roman" w:cs="Times New Roman"/>
              <w:color w:val="242424"/>
              <w:shd w:val="clear" w:color="auto" w:fill="FFFFFF"/>
            </w:rPr>
            <w:fldChar w:fldCharType="separate"/>
          </w:r>
          <w:r w:rsidR="003345A4" w:rsidRPr="003345A4">
            <w:rPr>
              <w:rFonts w:eastAsia="Times New Roman" w:cs="Times New Roman"/>
              <w:noProof/>
              <w:color w:val="242424"/>
              <w:shd w:val="clear" w:color="auto" w:fill="FFFFFF"/>
              <w:lang w:val="en-GB"/>
            </w:rPr>
            <w:t>[13]</w:t>
          </w:r>
          <w:r w:rsidR="00091694">
            <w:rPr>
              <w:rFonts w:eastAsia="Times New Roman" w:cs="Times New Roman"/>
              <w:color w:val="242424"/>
              <w:shd w:val="clear" w:color="auto" w:fill="FFFFFF"/>
            </w:rPr>
            <w:fldChar w:fldCharType="end"/>
          </w:r>
        </w:sdtContent>
      </w:sdt>
      <w:r w:rsidRPr="00AD5AB9">
        <w:rPr>
          <w:rFonts w:eastAsia="Times New Roman" w:cs="Times New Roman"/>
          <w:color w:val="242424"/>
          <w:shd w:val="clear" w:color="auto" w:fill="FFFFFF"/>
        </w:rPr>
        <w:t xml:space="preserve">. Một tiếp xúc sẽ được ghi nhận nếu </w:t>
      </w:r>
      <w:commentRangeStart w:id="43"/>
      <w:r w:rsidRPr="00AD5AB9">
        <w:rPr>
          <w:rFonts w:eastAsia="Times New Roman" w:cs="Times New Roman"/>
          <w:color w:val="242424"/>
          <w:shd w:val="clear" w:color="auto" w:fill="FFFFFF"/>
        </w:rPr>
        <w:t>đơn vị tiếp nhận không nhạy cảm</w:t>
      </w:r>
      <w:commentRangeEnd w:id="43"/>
      <w:r w:rsidR="008B56C4">
        <w:rPr>
          <w:rStyle w:val="CommentReference"/>
        </w:rPr>
        <w:commentReference w:id="43"/>
      </w:r>
      <w:r w:rsidRPr="00AD5AB9">
        <w:rPr>
          <w:rFonts w:eastAsia="Times New Roman" w:cs="Times New Roman"/>
          <w:color w:val="242424"/>
          <w:shd w:val="clear" w:color="auto" w:fill="FFFFFF"/>
        </w:rPr>
        <w:t>, sự tiếp xúc không ảnh hưởng đến tình trạng bệnh</w:t>
      </w:r>
      <w:r w:rsidR="00170C0B">
        <w:rPr>
          <w:rFonts w:eastAsia="Times New Roman" w:cs="Times New Roman"/>
          <w:color w:val="242424"/>
          <w:shd w:val="clear" w:color="auto" w:fill="FFFFFF"/>
        </w:rPr>
        <w:t>.</w:t>
      </w:r>
    </w:p>
    <w:tbl>
      <w:tblPr>
        <w:tblW w:w="9460" w:type="dxa"/>
        <w:tblInd w:w="-5" w:type="dxa"/>
        <w:tblLook w:val="04A0" w:firstRow="1" w:lastRow="0" w:firstColumn="1" w:lastColumn="0" w:noHBand="0" w:noVBand="1"/>
      </w:tblPr>
      <w:tblGrid>
        <w:gridCol w:w="3820"/>
        <w:gridCol w:w="3080"/>
        <w:gridCol w:w="2560"/>
      </w:tblGrid>
      <w:tr w:rsidR="00534B1C" w:rsidRPr="00534B1C" w14:paraId="350DAEB7" w14:textId="77777777" w:rsidTr="00534B1C">
        <w:trPr>
          <w:trHeight w:val="348"/>
        </w:trPr>
        <w:tc>
          <w:tcPr>
            <w:tcW w:w="38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30A9D51" w14:textId="77777777" w:rsidR="00534B1C" w:rsidRPr="00534B1C" w:rsidRDefault="00534B1C" w:rsidP="0038083D">
            <w:pPr>
              <w:spacing w:before="0" w:after="0"/>
              <w:jc w:val="both"/>
              <w:rPr>
                <w:rFonts w:eastAsia="Times New Roman" w:cs="Times New Roman"/>
                <w:b/>
                <w:bCs/>
                <w:color w:val="242424"/>
              </w:rPr>
            </w:pPr>
            <w:r w:rsidRPr="00534B1C">
              <w:rPr>
                <w:rFonts w:eastAsia="Times New Roman" w:cs="Times New Roman"/>
                <w:b/>
                <w:bCs/>
                <w:color w:val="242424"/>
              </w:rPr>
              <w:t>Mô tả tham số</w:t>
            </w:r>
          </w:p>
        </w:tc>
        <w:tc>
          <w:tcPr>
            <w:tcW w:w="3080" w:type="dxa"/>
            <w:tcBorders>
              <w:top w:val="single" w:sz="4" w:space="0" w:color="auto"/>
              <w:left w:val="nil"/>
              <w:bottom w:val="single" w:sz="4" w:space="0" w:color="auto"/>
              <w:right w:val="single" w:sz="4" w:space="0" w:color="auto"/>
            </w:tcBorders>
            <w:shd w:val="clear" w:color="auto" w:fill="auto"/>
            <w:noWrap/>
            <w:vAlign w:val="center"/>
            <w:hideMark/>
          </w:tcPr>
          <w:p w14:paraId="6941E0F3" w14:textId="77777777" w:rsidR="00534B1C" w:rsidRPr="00534B1C" w:rsidRDefault="00534B1C" w:rsidP="0038083D">
            <w:pPr>
              <w:spacing w:before="0" w:after="0"/>
              <w:jc w:val="both"/>
              <w:rPr>
                <w:rFonts w:eastAsia="Times New Roman" w:cs="Times New Roman"/>
                <w:b/>
                <w:bCs/>
                <w:color w:val="242424"/>
              </w:rPr>
            </w:pPr>
            <w:r w:rsidRPr="00534B1C">
              <w:rPr>
                <w:rFonts w:eastAsia="Times New Roman" w:cs="Times New Roman"/>
                <w:b/>
                <w:bCs/>
                <w:color w:val="242424"/>
              </w:rPr>
              <w:t>Loại tham số</w:t>
            </w:r>
          </w:p>
        </w:tc>
        <w:tc>
          <w:tcPr>
            <w:tcW w:w="2560" w:type="dxa"/>
            <w:tcBorders>
              <w:top w:val="single" w:sz="4" w:space="0" w:color="auto"/>
              <w:left w:val="nil"/>
              <w:bottom w:val="single" w:sz="4" w:space="0" w:color="auto"/>
              <w:right w:val="single" w:sz="4" w:space="0" w:color="auto"/>
            </w:tcBorders>
            <w:shd w:val="clear" w:color="auto" w:fill="auto"/>
            <w:noWrap/>
            <w:vAlign w:val="center"/>
            <w:hideMark/>
          </w:tcPr>
          <w:p w14:paraId="1F5FB0C8" w14:textId="77777777" w:rsidR="00534B1C" w:rsidRPr="00534B1C" w:rsidRDefault="00534B1C" w:rsidP="0038083D">
            <w:pPr>
              <w:spacing w:before="0" w:after="0"/>
              <w:jc w:val="both"/>
              <w:rPr>
                <w:rFonts w:eastAsia="Times New Roman" w:cs="Times New Roman"/>
                <w:b/>
                <w:bCs/>
                <w:color w:val="242424"/>
              </w:rPr>
            </w:pPr>
            <w:r w:rsidRPr="00534B1C">
              <w:rPr>
                <w:rFonts w:eastAsia="Times New Roman" w:cs="Times New Roman"/>
                <w:b/>
                <w:bCs/>
                <w:color w:val="242424"/>
              </w:rPr>
              <w:t>Mức độ ứng dụng</w:t>
            </w:r>
          </w:p>
        </w:tc>
      </w:tr>
      <w:tr w:rsidR="00534B1C" w:rsidRPr="00534B1C" w14:paraId="055DD275" w14:textId="77777777" w:rsidTr="00534B1C">
        <w:trPr>
          <w:trHeight w:val="348"/>
        </w:trPr>
        <w:tc>
          <w:tcPr>
            <w:tcW w:w="946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8F475F3" w14:textId="77777777" w:rsidR="00534B1C" w:rsidRPr="00534B1C" w:rsidRDefault="00534B1C" w:rsidP="0038083D">
            <w:pPr>
              <w:spacing w:before="0" w:after="0"/>
              <w:jc w:val="both"/>
              <w:rPr>
                <w:rFonts w:eastAsia="Times New Roman" w:cs="Times New Roman"/>
                <w:b/>
                <w:bCs/>
                <w:color w:val="242424"/>
              </w:rPr>
            </w:pPr>
            <w:r w:rsidRPr="00534B1C">
              <w:rPr>
                <w:rFonts w:eastAsia="Times New Roman" w:cs="Times New Roman"/>
                <w:b/>
                <w:bCs/>
                <w:color w:val="242424"/>
              </w:rPr>
              <w:t>Các tham số về bệnh tật</w:t>
            </w:r>
          </w:p>
        </w:tc>
      </w:tr>
      <w:tr w:rsidR="00534B1C" w:rsidRPr="00534B1C" w14:paraId="5AC9EDBE" w14:textId="77777777" w:rsidTr="00534B1C">
        <w:trPr>
          <w:trHeight w:val="720"/>
        </w:trPr>
        <w:tc>
          <w:tcPr>
            <w:tcW w:w="3820" w:type="dxa"/>
            <w:tcBorders>
              <w:top w:val="nil"/>
              <w:left w:val="single" w:sz="4" w:space="0" w:color="auto"/>
              <w:bottom w:val="single" w:sz="4" w:space="0" w:color="auto"/>
              <w:right w:val="single" w:sz="4" w:space="0" w:color="auto"/>
            </w:tcBorders>
            <w:shd w:val="clear" w:color="auto" w:fill="auto"/>
            <w:noWrap/>
            <w:vAlign w:val="center"/>
            <w:hideMark/>
          </w:tcPr>
          <w:p w14:paraId="7B5F8A8C" w14:textId="55CE2A06" w:rsidR="00534B1C" w:rsidRPr="00534B1C" w:rsidRDefault="00534B1C" w:rsidP="004C257F">
            <w:pPr>
              <w:spacing w:before="0" w:after="0"/>
              <w:jc w:val="both"/>
              <w:rPr>
                <w:rFonts w:eastAsia="Times New Roman" w:cs="Times New Roman"/>
                <w:color w:val="242424"/>
              </w:rPr>
            </w:pPr>
            <w:r w:rsidRPr="00534B1C">
              <w:rPr>
                <w:rFonts w:eastAsia="Times New Roman" w:cs="Times New Roman"/>
                <w:color w:val="242424"/>
              </w:rPr>
              <w:t xml:space="preserve">Giai đoạn </w:t>
            </w:r>
            <w:r w:rsidR="004C257F" w:rsidRPr="00534B1C">
              <w:rPr>
                <w:rFonts w:eastAsia="Times New Roman" w:cs="Times New Roman"/>
                <w:color w:val="242424"/>
              </w:rPr>
              <w:t>ti</w:t>
            </w:r>
            <w:r w:rsidR="004C257F">
              <w:rPr>
                <w:rFonts w:eastAsia="Times New Roman" w:cs="Times New Roman"/>
                <w:color w:val="242424"/>
              </w:rPr>
              <w:t>ề</w:t>
            </w:r>
            <w:r w:rsidR="004C257F" w:rsidRPr="00534B1C">
              <w:rPr>
                <w:rFonts w:eastAsia="Times New Roman" w:cs="Times New Roman"/>
                <w:color w:val="242424"/>
              </w:rPr>
              <w:t xml:space="preserve">m </w:t>
            </w:r>
            <w:r w:rsidRPr="00534B1C">
              <w:rPr>
                <w:rFonts w:eastAsia="Times New Roman" w:cs="Times New Roman"/>
                <w:color w:val="242424"/>
              </w:rPr>
              <w:t>ẩn</w:t>
            </w:r>
          </w:p>
        </w:tc>
        <w:tc>
          <w:tcPr>
            <w:tcW w:w="3080" w:type="dxa"/>
            <w:tcBorders>
              <w:top w:val="nil"/>
              <w:left w:val="nil"/>
              <w:bottom w:val="single" w:sz="4" w:space="0" w:color="auto"/>
              <w:right w:val="single" w:sz="4" w:space="0" w:color="auto"/>
            </w:tcBorders>
            <w:shd w:val="clear" w:color="auto" w:fill="auto"/>
            <w:noWrap/>
            <w:vAlign w:val="center"/>
            <w:hideMark/>
          </w:tcPr>
          <w:p w14:paraId="1B5317F8" w14:textId="77777777" w:rsidR="00534B1C" w:rsidRPr="00534B1C" w:rsidRDefault="00534B1C" w:rsidP="0038083D">
            <w:pPr>
              <w:spacing w:before="0" w:after="0"/>
              <w:jc w:val="both"/>
              <w:rPr>
                <w:rFonts w:eastAsia="Times New Roman" w:cs="Times New Roman"/>
                <w:color w:val="242424"/>
              </w:rPr>
            </w:pPr>
            <w:r w:rsidRPr="00534B1C">
              <w:rPr>
                <w:rFonts w:eastAsia="Times New Roman" w:cs="Times New Roman"/>
                <w:color w:val="242424"/>
              </w:rPr>
              <w:t>Hàm mật độ xác suất (ngày)</w:t>
            </w:r>
          </w:p>
        </w:tc>
        <w:tc>
          <w:tcPr>
            <w:tcW w:w="2560" w:type="dxa"/>
            <w:tcBorders>
              <w:top w:val="nil"/>
              <w:left w:val="nil"/>
              <w:bottom w:val="single" w:sz="4" w:space="0" w:color="auto"/>
              <w:right w:val="single" w:sz="4" w:space="0" w:color="auto"/>
            </w:tcBorders>
            <w:shd w:val="clear" w:color="auto" w:fill="auto"/>
            <w:noWrap/>
            <w:vAlign w:val="center"/>
            <w:hideMark/>
          </w:tcPr>
          <w:p w14:paraId="5DCB495A" w14:textId="77777777" w:rsidR="00534B1C" w:rsidRPr="00534B1C" w:rsidRDefault="00534B1C" w:rsidP="0038083D">
            <w:pPr>
              <w:spacing w:before="0" w:after="0"/>
              <w:jc w:val="both"/>
              <w:rPr>
                <w:rFonts w:eastAsia="Times New Roman" w:cs="Times New Roman"/>
                <w:color w:val="242424"/>
              </w:rPr>
            </w:pPr>
            <w:r w:rsidRPr="00534B1C">
              <w:rPr>
                <w:rFonts w:eastAsia="Times New Roman" w:cs="Times New Roman"/>
                <w:color w:val="242424"/>
              </w:rPr>
              <w:t>Loại sản xuất</w:t>
            </w:r>
          </w:p>
        </w:tc>
      </w:tr>
      <w:tr w:rsidR="00534B1C" w:rsidRPr="00534B1C" w14:paraId="4EC11736" w14:textId="77777777" w:rsidTr="00534B1C">
        <w:trPr>
          <w:trHeight w:val="720"/>
        </w:trPr>
        <w:tc>
          <w:tcPr>
            <w:tcW w:w="3820" w:type="dxa"/>
            <w:tcBorders>
              <w:top w:val="nil"/>
              <w:left w:val="single" w:sz="4" w:space="0" w:color="auto"/>
              <w:bottom w:val="single" w:sz="4" w:space="0" w:color="auto"/>
              <w:right w:val="single" w:sz="4" w:space="0" w:color="auto"/>
            </w:tcBorders>
            <w:shd w:val="clear" w:color="auto" w:fill="auto"/>
            <w:noWrap/>
            <w:vAlign w:val="center"/>
            <w:hideMark/>
          </w:tcPr>
          <w:p w14:paraId="0FB26905" w14:textId="77777777" w:rsidR="00534B1C" w:rsidRPr="00534B1C" w:rsidRDefault="00534B1C" w:rsidP="0038083D">
            <w:pPr>
              <w:spacing w:before="0" w:after="0"/>
              <w:jc w:val="both"/>
              <w:rPr>
                <w:rFonts w:eastAsia="Times New Roman" w:cs="Times New Roman"/>
                <w:color w:val="242424"/>
              </w:rPr>
            </w:pPr>
            <w:r w:rsidRPr="00534B1C">
              <w:rPr>
                <w:rFonts w:eastAsia="Times New Roman" w:cs="Times New Roman"/>
                <w:color w:val="242424"/>
              </w:rPr>
              <w:t>Giai đoạn truyền nhiễm cận lâm sàng</w:t>
            </w:r>
          </w:p>
        </w:tc>
        <w:tc>
          <w:tcPr>
            <w:tcW w:w="3080" w:type="dxa"/>
            <w:tcBorders>
              <w:top w:val="nil"/>
              <w:left w:val="nil"/>
              <w:bottom w:val="single" w:sz="4" w:space="0" w:color="auto"/>
              <w:right w:val="single" w:sz="4" w:space="0" w:color="auto"/>
            </w:tcBorders>
            <w:shd w:val="clear" w:color="auto" w:fill="auto"/>
            <w:noWrap/>
            <w:vAlign w:val="center"/>
            <w:hideMark/>
          </w:tcPr>
          <w:p w14:paraId="4A7393DF" w14:textId="77777777" w:rsidR="00534B1C" w:rsidRPr="00534B1C" w:rsidRDefault="00534B1C" w:rsidP="0038083D">
            <w:pPr>
              <w:spacing w:before="0" w:after="0"/>
              <w:jc w:val="both"/>
              <w:rPr>
                <w:rFonts w:eastAsia="Times New Roman" w:cs="Times New Roman"/>
                <w:color w:val="242424"/>
              </w:rPr>
            </w:pPr>
            <w:r w:rsidRPr="00534B1C">
              <w:rPr>
                <w:rFonts w:eastAsia="Times New Roman" w:cs="Times New Roman"/>
                <w:color w:val="242424"/>
              </w:rPr>
              <w:t>Hàm mật độ xác suất (ngày)</w:t>
            </w:r>
          </w:p>
        </w:tc>
        <w:tc>
          <w:tcPr>
            <w:tcW w:w="2560" w:type="dxa"/>
            <w:tcBorders>
              <w:top w:val="nil"/>
              <w:left w:val="nil"/>
              <w:bottom w:val="single" w:sz="4" w:space="0" w:color="auto"/>
              <w:right w:val="single" w:sz="4" w:space="0" w:color="auto"/>
            </w:tcBorders>
            <w:shd w:val="clear" w:color="auto" w:fill="auto"/>
            <w:noWrap/>
            <w:vAlign w:val="center"/>
            <w:hideMark/>
          </w:tcPr>
          <w:p w14:paraId="4EFCAE8C" w14:textId="77777777" w:rsidR="00534B1C" w:rsidRPr="00534B1C" w:rsidRDefault="00534B1C" w:rsidP="0038083D">
            <w:pPr>
              <w:spacing w:before="0" w:after="0"/>
              <w:jc w:val="both"/>
              <w:rPr>
                <w:rFonts w:eastAsia="Times New Roman" w:cs="Times New Roman"/>
                <w:color w:val="242424"/>
              </w:rPr>
            </w:pPr>
            <w:r w:rsidRPr="00534B1C">
              <w:rPr>
                <w:rFonts w:eastAsia="Times New Roman" w:cs="Times New Roman"/>
                <w:color w:val="242424"/>
              </w:rPr>
              <w:t>Loại sản xuất</w:t>
            </w:r>
          </w:p>
        </w:tc>
      </w:tr>
      <w:tr w:rsidR="00534B1C" w:rsidRPr="00534B1C" w14:paraId="62088E74" w14:textId="77777777" w:rsidTr="00534B1C">
        <w:trPr>
          <w:trHeight w:val="720"/>
        </w:trPr>
        <w:tc>
          <w:tcPr>
            <w:tcW w:w="3820" w:type="dxa"/>
            <w:tcBorders>
              <w:top w:val="nil"/>
              <w:left w:val="single" w:sz="4" w:space="0" w:color="auto"/>
              <w:bottom w:val="single" w:sz="4" w:space="0" w:color="auto"/>
              <w:right w:val="single" w:sz="4" w:space="0" w:color="auto"/>
            </w:tcBorders>
            <w:shd w:val="clear" w:color="auto" w:fill="auto"/>
            <w:noWrap/>
            <w:vAlign w:val="center"/>
            <w:hideMark/>
          </w:tcPr>
          <w:p w14:paraId="60A4511A" w14:textId="77777777" w:rsidR="00534B1C" w:rsidRPr="00534B1C" w:rsidRDefault="00534B1C" w:rsidP="0038083D">
            <w:pPr>
              <w:spacing w:before="0" w:after="0"/>
              <w:jc w:val="both"/>
              <w:rPr>
                <w:rFonts w:eastAsia="Times New Roman" w:cs="Times New Roman"/>
                <w:color w:val="242424"/>
              </w:rPr>
            </w:pPr>
            <w:r w:rsidRPr="00534B1C">
              <w:rPr>
                <w:rFonts w:eastAsia="Times New Roman" w:cs="Times New Roman"/>
                <w:color w:val="242424"/>
              </w:rPr>
              <w:t>Thời kỳ truyền nhiễm lâm sàng</w:t>
            </w:r>
          </w:p>
        </w:tc>
        <w:tc>
          <w:tcPr>
            <w:tcW w:w="3080" w:type="dxa"/>
            <w:tcBorders>
              <w:top w:val="nil"/>
              <w:left w:val="nil"/>
              <w:bottom w:val="single" w:sz="4" w:space="0" w:color="auto"/>
              <w:right w:val="single" w:sz="4" w:space="0" w:color="auto"/>
            </w:tcBorders>
            <w:shd w:val="clear" w:color="auto" w:fill="auto"/>
            <w:noWrap/>
            <w:vAlign w:val="center"/>
            <w:hideMark/>
          </w:tcPr>
          <w:p w14:paraId="1AC82E29" w14:textId="77777777" w:rsidR="00534B1C" w:rsidRPr="00534B1C" w:rsidRDefault="00534B1C" w:rsidP="0038083D">
            <w:pPr>
              <w:spacing w:before="0" w:after="0"/>
              <w:jc w:val="both"/>
              <w:rPr>
                <w:rFonts w:eastAsia="Times New Roman" w:cs="Times New Roman"/>
                <w:color w:val="242424"/>
              </w:rPr>
            </w:pPr>
            <w:r w:rsidRPr="00534B1C">
              <w:rPr>
                <w:rFonts w:eastAsia="Times New Roman" w:cs="Times New Roman"/>
                <w:color w:val="242424"/>
              </w:rPr>
              <w:t>Hàm mật độ xác suất (ngày)</w:t>
            </w:r>
          </w:p>
        </w:tc>
        <w:tc>
          <w:tcPr>
            <w:tcW w:w="2560" w:type="dxa"/>
            <w:tcBorders>
              <w:top w:val="nil"/>
              <w:left w:val="nil"/>
              <w:bottom w:val="single" w:sz="4" w:space="0" w:color="auto"/>
              <w:right w:val="single" w:sz="4" w:space="0" w:color="auto"/>
            </w:tcBorders>
            <w:shd w:val="clear" w:color="auto" w:fill="auto"/>
            <w:noWrap/>
            <w:vAlign w:val="center"/>
            <w:hideMark/>
          </w:tcPr>
          <w:p w14:paraId="0C9F9AF6" w14:textId="77777777" w:rsidR="00534B1C" w:rsidRPr="00534B1C" w:rsidRDefault="00534B1C" w:rsidP="0038083D">
            <w:pPr>
              <w:spacing w:before="0" w:after="0"/>
              <w:jc w:val="both"/>
              <w:rPr>
                <w:rFonts w:eastAsia="Times New Roman" w:cs="Times New Roman"/>
                <w:color w:val="242424"/>
              </w:rPr>
            </w:pPr>
            <w:r w:rsidRPr="00534B1C">
              <w:rPr>
                <w:rFonts w:eastAsia="Times New Roman" w:cs="Times New Roman"/>
                <w:color w:val="242424"/>
              </w:rPr>
              <w:t>Loại sản xuất</w:t>
            </w:r>
          </w:p>
        </w:tc>
      </w:tr>
      <w:tr w:rsidR="00534B1C" w:rsidRPr="00534B1C" w14:paraId="204E6F3D" w14:textId="77777777" w:rsidTr="00534B1C">
        <w:trPr>
          <w:trHeight w:val="720"/>
        </w:trPr>
        <w:tc>
          <w:tcPr>
            <w:tcW w:w="3820" w:type="dxa"/>
            <w:tcBorders>
              <w:top w:val="nil"/>
              <w:left w:val="single" w:sz="4" w:space="0" w:color="auto"/>
              <w:bottom w:val="single" w:sz="4" w:space="0" w:color="auto"/>
              <w:right w:val="single" w:sz="4" w:space="0" w:color="auto"/>
            </w:tcBorders>
            <w:shd w:val="clear" w:color="auto" w:fill="auto"/>
            <w:noWrap/>
            <w:vAlign w:val="center"/>
            <w:hideMark/>
          </w:tcPr>
          <w:p w14:paraId="7D4DF617" w14:textId="77777777" w:rsidR="00534B1C" w:rsidRPr="00534B1C" w:rsidRDefault="00534B1C" w:rsidP="0038083D">
            <w:pPr>
              <w:spacing w:before="0" w:after="0"/>
              <w:jc w:val="both"/>
              <w:rPr>
                <w:rFonts w:eastAsia="Times New Roman" w:cs="Times New Roman"/>
                <w:color w:val="242424"/>
              </w:rPr>
            </w:pPr>
            <w:r w:rsidRPr="00534B1C">
              <w:rPr>
                <w:rFonts w:eastAsia="Times New Roman" w:cs="Times New Roman"/>
                <w:color w:val="242424"/>
              </w:rPr>
              <w:t>Thời kỳ miễn dịch tự nhiên</w:t>
            </w:r>
          </w:p>
        </w:tc>
        <w:tc>
          <w:tcPr>
            <w:tcW w:w="3080" w:type="dxa"/>
            <w:tcBorders>
              <w:top w:val="nil"/>
              <w:left w:val="nil"/>
              <w:bottom w:val="single" w:sz="4" w:space="0" w:color="auto"/>
              <w:right w:val="single" w:sz="4" w:space="0" w:color="auto"/>
            </w:tcBorders>
            <w:shd w:val="clear" w:color="auto" w:fill="auto"/>
            <w:noWrap/>
            <w:vAlign w:val="center"/>
            <w:hideMark/>
          </w:tcPr>
          <w:p w14:paraId="32E6DD86" w14:textId="77777777" w:rsidR="00534B1C" w:rsidRPr="00534B1C" w:rsidRDefault="00534B1C" w:rsidP="0038083D">
            <w:pPr>
              <w:spacing w:before="0" w:after="0"/>
              <w:jc w:val="both"/>
              <w:rPr>
                <w:rFonts w:eastAsia="Times New Roman" w:cs="Times New Roman"/>
                <w:color w:val="242424"/>
              </w:rPr>
            </w:pPr>
            <w:r w:rsidRPr="00534B1C">
              <w:rPr>
                <w:rFonts w:eastAsia="Times New Roman" w:cs="Times New Roman"/>
                <w:color w:val="242424"/>
              </w:rPr>
              <w:t>Hàm mật độ xác suất (ngày)</w:t>
            </w:r>
          </w:p>
        </w:tc>
        <w:tc>
          <w:tcPr>
            <w:tcW w:w="2560" w:type="dxa"/>
            <w:tcBorders>
              <w:top w:val="nil"/>
              <w:left w:val="nil"/>
              <w:bottom w:val="single" w:sz="4" w:space="0" w:color="auto"/>
              <w:right w:val="single" w:sz="4" w:space="0" w:color="auto"/>
            </w:tcBorders>
            <w:shd w:val="clear" w:color="auto" w:fill="auto"/>
            <w:noWrap/>
            <w:vAlign w:val="center"/>
            <w:hideMark/>
          </w:tcPr>
          <w:p w14:paraId="5DCD193F" w14:textId="77777777" w:rsidR="00534B1C" w:rsidRPr="00534B1C" w:rsidRDefault="00534B1C" w:rsidP="0038083D">
            <w:pPr>
              <w:spacing w:before="0" w:after="0"/>
              <w:jc w:val="both"/>
              <w:rPr>
                <w:rFonts w:eastAsia="Times New Roman" w:cs="Times New Roman"/>
                <w:color w:val="242424"/>
              </w:rPr>
            </w:pPr>
            <w:r w:rsidRPr="00534B1C">
              <w:rPr>
                <w:rFonts w:eastAsia="Times New Roman" w:cs="Times New Roman"/>
                <w:color w:val="242424"/>
              </w:rPr>
              <w:t>Loại sản xuất</w:t>
            </w:r>
          </w:p>
        </w:tc>
      </w:tr>
      <w:tr w:rsidR="00534B1C" w:rsidRPr="00534B1C" w14:paraId="48BFA748" w14:textId="77777777" w:rsidTr="00534B1C">
        <w:trPr>
          <w:trHeight w:val="348"/>
        </w:trPr>
        <w:tc>
          <w:tcPr>
            <w:tcW w:w="946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C0E3978" w14:textId="77777777" w:rsidR="00534B1C" w:rsidRPr="00534B1C" w:rsidRDefault="00534B1C" w:rsidP="0038083D">
            <w:pPr>
              <w:spacing w:before="0" w:after="0"/>
              <w:jc w:val="both"/>
              <w:rPr>
                <w:rFonts w:eastAsia="Times New Roman" w:cs="Times New Roman"/>
                <w:b/>
                <w:bCs/>
                <w:color w:val="242424"/>
              </w:rPr>
            </w:pPr>
            <w:r w:rsidRPr="00534B1C">
              <w:rPr>
                <w:rFonts w:eastAsia="Times New Roman" w:cs="Times New Roman"/>
                <w:b/>
                <w:bCs/>
                <w:color w:val="242424"/>
              </w:rPr>
              <w:t>Tham số  lây lan tiếp xúc trực tiếp</w:t>
            </w:r>
          </w:p>
        </w:tc>
      </w:tr>
      <w:tr w:rsidR="00534B1C" w:rsidRPr="00534B1C" w14:paraId="7AB0A11F" w14:textId="77777777" w:rsidTr="00534B1C">
        <w:trPr>
          <w:trHeight w:val="1080"/>
        </w:trPr>
        <w:tc>
          <w:tcPr>
            <w:tcW w:w="3820" w:type="dxa"/>
            <w:tcBorders>
              <w:top w:val="nil"/>
              <w:left w:val="single" w:sz="4" w:space="0" w:color="auto"/>
              <w:bottom w:val="single" w:sz="4" w:space="0" w:color="auto"/>
              <w:right w:val="single" w:sz="4" w:space="0" w:color="auto"/>
            </w:tcBorders>
            <w:shd w:val="clear" w:color="auto" w:fill="auto"/>
            <w:noWrap/>
            <w:vAlign w:val="center"/>
            <w:hideMark/>
          </w:tcPr>
          <w:p w14:paraId="7B814434" w14:textId="77777777" w:rsidR="00534B1C" w:rsidRPr="00534B1C" w:rsidRDefault="00534B1C" w:rsidP="0038083D">
            <w:pPr>
              <w:spacing w:before="0" w:after="0"/>
              <w:jc w:val="both"/>
              <w:rPr>
                <w:rFonts w:eastAsia="Times New Roman" w:cs="Times New Roman"/>
                <w:color w:val="242424"/>
              </w:rPr>
            </w:pPr>
            <w:r w:rsidRPr="00534B1C">
              <w:rPr>
                <w:rFonts w:eastAsia="Times New Roman" w:cs="Times New Roman"/>
                <w:color w:val="242424"/>
              </w:rPr>
              <w:t>Tỷ lệ trung bình của các lô hàng động vật</w:t>
            </w:r>
          </w:p>
        </w:tc>
        <w:tc>
          <w:tcPr>
            <w:tcW w:w="3080" w:type="dxa"/>
            <w:tcBorders>
              <w:top w:val="nil"/>
              <w:left w:val="nil"/>
              <w:bottom w:val="single" w:sz="4" w:space="0" w:color="auto"/>
              <w:right w:val="single" w:sz="4" w:space="0" w:color="auto"/>
            </w:tcBorders>
            <w:shd w:val="clear" w:color="auto" w:fill="auto"/>
            <w:noWrap/>
            <w:vAlign w:val="center"/>
            <w:hideMark/>
          </w:tcPr>
          <w:p w14:paraId="292270EF" w14:textId="77777777" w:rsidR="00534B1C" w:rsidRPr="00534B1C" w:rsidRDefault="00534B1C" w:rsidP="0038083D">
            <w:pPr>
              <w:spacing w:before="0" w:after="0"/>
              <w:jc w:val="both"/>
              <w:rPr>
                <w:rFonts w:eastAsia="Times New Roman" w:cs="Times New Roman"/>
                <w:color w:val="242424"/>
              </w:rPr>
            </w:pPr>
            <w:r w:rsidRPr="00534B1C">
              <w:rPr>
                <w:rFonts w:eastAsia="Times New Roman" w:cs="Times New Roman"/>
                <w:color w:val="242424"/>
              </w:rPr>
              <w:t>Tỷ lệ (số lượng đơn vị đích trên mỗi đơn vị nguồn mỗi ngày)</w:t>
            </w:r>
          </w:p>
        </w:tc>
        <w:tc>
          <w:tcPr>
            <w:tcW w:w="2560" w:type="dxa"/>
            <w:tcBorders>
              <w:top w:val="nil"/>
              <w:left w:val="nil"/>
              <w:bottom w:val="single" w:sz="4" w:space="0" w:color="auto"/>
              <w:right w:val="single" w:sz="4" w:space="0" w:color="auto"/>
            </w:tcBorders>
            <w:shd w:val="clear" w:color="auto" w:fill="auto"/>
            <w:noWrap/>
            <w:vAlign w:val="center"/>
            <w:hideMark/>
          </w:tcPr>
          <w:p w14:paraId="295345FC" w14:textId="77777777" w:rsidR="00534B1C" w:rsidRPr="00534B1C" w:rsidRDefault="00534B1C" w:rsidP="0038083D">
            <w:pPr>
              <w:spacing w:before="0" w:after="0"/>
              <w:jc w:val="both"/>
              <w:rPr>
                <w:rFonts w:eastAsia="Times New Roman" w:cs="Times New Roman"/>
                <w:color w:val="242424"/>
              </w:rPr>
            </w:pPr>
            <w:r w:rsidRPr="00534B1C">
              <w:rPr>
                <w:rFonts w:eastAsia="Times New Roman" w:cs="Times New Roman"/>
                <w:color w:val="242424"/>
              </w:rPr>
              <w:t>Sự kết hợp của loại sản xuất nguồn và loại sản xuất đích</w:t>
            </w:r>
          </w:p>
        </w:tc>
      </w:tr>
      <w:tr w:rsidR="00534B1C" w:rsidRPr="00534B1C" w14:paraId="7FAE0419" w14:textId="77777777" w:rsidTr="00534B1C">
        <w:trPr>
          <w:trHeight w:val="1080"/>
        </w:trPr>
        <w:tc>
          <w:tcPr>
            <w:tcW w:w="3820" w:type="dxa"/>
            <w:tcBorders>
              <w:top w:val="nil"/>
              <w:left w:val="single" w:sz="4" w:space="0" w:color="auto"/>
              <w:bottom w:val="single" w:sz="4" w:space="0" w:color="auto"/>
              <w:right w:val="single" w:sz="4" w:space="0" w:color="auto"/>
            </w:tcBorders>
            <w:shd w:val="clear" w:color="auto" w:fill="auto"/>
            <w:noWrap/>
            <w:vAlign w:val="center"/>
            <w:hideMark/>
          </w:tcPr>
          <w:p w14:paraId="65221487" w14:textId="77777777" w:rsidR="00534B1C" w:rsidRPr="00534B1C" w:rsidRDefault="00534B1C" w:rsidP="0038083D">
            <w:pPr>
              <w:spacing w:before="0" w:after="0"/>
              <w:jc w:val="both"/>
              <w:rPr>
                <w:rFonts w:eastAsia="Times New Roman" w:cs="Times New Roman"/>
                <w:color w:val="242424"/>
              </w:rPr>
            </w:pPr>
            <w:r w:rsidRPr="00534B1C">
              <w:rPr>
                <w:rFonts w:eastAsia="Times New Roman" w:cs="Times New Roman"/>
                <w:color w:val="242424"/>
              </w:rPr>
              <w:t>Khoảng cách di chuyển</w:t>
            </w:r>
          </w:p>
        </w:tc>
        <w:tc>
          <w:tcPr>
            <w:tcW w:w="3080" w:type="dxa"/>
            <w:tcBorders>
              <w:top w:val="nil"/>
              <w:left w:val="nil"/>
              <w:bottom w:val="single" w:sz="4" w:space="0" w:color="auto"/>
              <w:right w:val="single" w:sz="4" w:space="0" w:color="auto"/>
            </w:tcBorders>
            <w:shd w:val="clear" w:color="auto" w:fill="auto"/>
            <w:noWrap/>
            <w:vAlign w:val="center"/>
            <w:hideMark/>
          </w:tcPr>
          <w:p w14:paraId="677A5908" w14:textId="77777777" w:rsidR="00534B1C" w:rsidRPr="00534B1C" w:rsidRDefault="00534B1C" w:rsidP="0038083D">
            <w:pPr>
              <w:spacing w:before="0" w:after="0"/>
              <w:jc w:val="both"/>
              <w:rPr>
                <w:rFonts w:eastAsia="Times New Roman" w:cs="Times New Roman"/>
                <w:color w:val="242424"/>
              </w:rPr>
            </w:pPr>
            <w:r w:rsidRPr="00534B1C">
              <w:rPr>
                <w:rFonts w:eastAsia="Times New Roman" w:cs="Times New Roman"/>
                <w:color w:val="242424"/>
              </w:rPr>
              <w:t>Hàm mật độ xác suất (km)</w:t>
            </w:r>
          </w:p>
        </w:tc>
        <w:tc>
          <w:tcPr>
            <w:tcW w:w="2560" w:type="dxa"/>
            <w:tcBorders>
              <w:top w:val="nil"/>
              <w:left w:val="nil"/>
              <w:bottom w:val="single" w:sz="4" w:space="0" w:color="auto"/>
              <w:right w:val="single" w:sz="4" w:space="0" w:color="auto"/>
            </w:tcBorders>
            <w:shd w:val="clear" w:color="auto" w:fill="auto"/>
            <w:noWrap/>
            <w:vAlign w:val="center"/>
            <w:hideMark/>
          </w:tcPr>
          <w:p w14:paraId="5BB66783" w14:textId="77777777" w:rsidR="00534B1C" w:rsidRPr="00534B1C" w:rsidRDefault="00534B1C" w:rsidP="0038083D">
            <w:pPr>
              <w:spacing w:before="0" w:after="0"/>
              <w:jc w:val="both"/>
              <w:rPr>
                <w:rFonts w:eastAsia="Times New Roman" w:cs="Times New Roman"/>
                <w:color w:val="242424"/>
              </w:rPr>
            </w:pPr>
            <w:r w:rsidRPr="00534B1C">
              <w:rPr>
                <w:rFonts w:eastAsia="Times New Roman" w:cs="Times New Roman"/>
                <w:color w:val="242424"/>
              </w:rPr>
              <w:t>Sự kết hợp của loại sản xuất nguồn và loại sản xuất đích</w:t>
            </w:r>
          </w:p>
        </w:tc>
      </w:tr>
      <w:tr w:rsidR="00534B1C" w:rsidRPr="00534B1C" w14:paraId="471DAA68" w14:textId="77777777" w:rsidTr="00534B1C">
        <w:trPr>
          <w:trHeight w:val="1080"/>
        </w:trPr>
        <w:tc>
          <w:tcPr>
            <w:tcW w:w="3820" w:type="dxa"/>
            <w:tcBorders>
              <w:top w:val="nil"/>
              <w:left w:val="single" w:sz="4" w:space="0" w:color="auto"/>
              <w:bottom w:val="single" w:sz="4" w:space="0" w:color="auto"/>
              <w:right w:val="single" w:sz="4" w:space="0" w:color="auto"/>
            </w:tcBorders>
            <w:shd w:val="clear" w:color="auto" w:fill="auto"/>
            <w:noWrap/>
            <w:vAlign w:val="center"/>
            <w:hideMark/>
          </w:tcPr>
          <w:p w14:paraId="51E0286B" w14:textId="77777777" w:rsidR="00534B1C" w:rsidRPr="00534B1C" w:rsidRDefault="00534B1C" w:rsidP="0038083D">
            <w:pPr>
              <w:spacing w:before="0" w:after="0"/>
              <w:jc w:val="both"/>
              <w:rPr>
                <w:rFonts w:eastAsia="Times New Roman" w:cs="Times New Roman"/>
                <w:color w:val="242424"/>
              </w:rPr>
            </w:pPr>
            <w:r w:rsidRPr="00534B1C">
              <w:rPr>
                <w:rFonts w:eastAsia="Times New Roman" w:cs="Times New Roman"/>
                <w:color w:val="242424"/>
              </w:rPr>
              <w:t>Vận chuyển chậm trễ</w:t>
            </w:r>
          </w:p>
        </w:tc>
        <w:tc>
          <w:tcPr>
            <w:tcW w:w="3080" w:type="dxa"/>
            <w:tcBorders>
              <w:top w:val="nil"/>
              <w:left w:val="nil"/>
              <w:bottom w:val="single" w:sz="4" w:space="0" w:color="auto"/>
              <w:right w:val="single" w:sz="4" w:space="0" w:color="auto"/>
            </w:tcBorders>
            <w:shd w:val="clear" w:color="auto" w:fill="auto"/>
            <w:noWrap/>
            <w:vAlign w:val="center"/>
            <w:hideMark/>
          </w:tcPr>
          <w:p w14:paraId="1F7B7C19" w14:textId="77777777" w:rsidR="00534B1C" w:rsidRPr="00534B1C" w:rsidRDefault="00534B1C" w:rsidP="0038083D">
            <w:pPr>
              <w:spacing w:before="0" w:after="0"/>
              <w:jc w:val="both"/>
              <w:rPr>
                <w:rFonts w:eastAsia="Times New Roman" w:cs="Times New Roman"/>
                <w:color w:val="242424"/>
              </w:rPr>
            </w:pPr>
            <w:r w:rsidRPr="00534B1C">
              <w:rPr>
                <w:rFonts w:eastAsia="Times New Roman" w:cs="Times New Roman"/>
                <w:color w:val="242424"/>
              </w:rPr>
              <w:t>Hàm mật độ xác suất (ngày)</w:t>
            </w:r>
          </w:p>
        </w:tc>
        <w:tc>
          <w:tcPr>
            <w:tcW w:w="2560" w:type="dxa"/>
            <w:tcBorders>
              <w:top w:val="nil"/>
              <w:left w:val="nil"/>
              <w:bottom w:val="single" w:sz="4" w:space="0" w:color="auto"/>
              <w:right w:val="single" w:sz="4" w:space="0" w:color="auto"/>
            </w:tcBorders>
            <w:shd w:val="clear" w:color="auto" w:fill="auto"/>
            <w:noWrap/>
            <w:vAlign w:val="center"/>
            <w:hideMark/>
          </w:tcPr>
          <w:p w14:paraId="5F547BC9" w14:textId="77777777" w:rsidR="00534B1C" w:rsidRPr="00534B1C" w:rsidRDefault="00534B1C" w:rsidP="0038083D">
            <w:pPr>
              <w:spacing w:before="0" w:after="0"/>
              <w:jc w:val="both"/>
              <w:rPr>
                <w:rFonts w:eastAsia="Times New Roman" w:cs="Times New Roman"/>
                <w:color w:val="242424"/>
              </w:rPr>
            </w:pPr>
            <w:r w:rsidRPr="00534B1C">
              <w:rPr>
                <w:rFonts w:eastAsia="Times New Roman" w:cs="Times New Roman"/>
                <w:color w:val="242424"/>
              </w:rPr>
              <w:t>Sự kết hợp của loại sản xuất nguồn và loại sản xuất đích</w:t>
            </w:r>
          </w:p>
        </w:tc>
      </w:tr>
      <w:tr w:rsidR="00534B1C" w:rsidRPr="00534B1C" w14:paraId="08F077DB" w14:textId="77777777" w:rsidTr="00534B1C">
        <w:trPr>
          <w:trHeight w:val="1080"/>
        </w:trPr>
        <w:tc>
          <w:tcPr>
            <w:tcW w:w="3820" w:type="dxa"/>
            <w:tcBorders>
              <w:top w:val="nil"/>
              <w:left w:val="single" w:sz="4" w:space="0" w:color="auto"/>
              <w:bottom w:val="single" w:sz="4" w:space="0" w:color="auto"/>
              <w:right w:val="single" w:sz="4" w:space="0" w:color="auto"/>
            </w:tcBorders>
            <w:shd w:val="clear" w:color="auto" w:fill="auto"/>
            <w:noWrap/>
            <w:vAlign w:val="center"/>
            <w:hideMark/>
          </w:tcPr>
          <w:p w14:paraId="581F3032" w14:textId="77777777" w:rsidR="00534B1C" w:rsidRPr="00534B1C" w:rsidRDefault="00534B1C" w:rsidP="0038083D">
            <w:pPr>
              <w:spacing w:before="0" w:after="0"/>
              <w:jc w:val="both"/>
              <w:rPr>
                <w:rFonts w:eastAsia="Times New Roman" w:cs="Times New Roman"/>
                <w:color w:val="242424"/>
              </w:rPr>
            </w:pPr>
            <w:r w:rsidRPr="00534B1C">
              <w:rPr>
                <w:rFonts w:eastAsia="Times New Roman" w:cs="Times New Roman"/>
                <w:color w:val="242424"/>
              </w:rPr>
              <w:t>Khả năng lây nhiễm của đơn vị nhận, khi tiếp xúc với đơn vị bị nhiễm</w:t>
            </w:r>
          </w:p>
        </w:tc>
        <w:tc>
          <w:tcPr>
            <w:tcW w:w="3080" w:type="dxa"/>
            <w:tcBorders>
              <w:top w:val="nil"/>
              <w:left w:val="nil"/>
              <w:bottom w:val="single" w:sz="4" w:space="0" w:color="auto"/>
              <w:right w:val="single" w:sz="4" w:space="0" w:color="auto"/>
            </w:tcBorders>
            <w:shd w:val="clear" w:color="auto" w:fill="auto"/>
            <w:noWrap/>
            <w:vAlign w:val="center"/>
            <w:hideMark/>
          </w:tcPr>
          <w:p w14:paraId="3F88D4E4" w14:textId="77777777" w:rsidR="00534B1C" w:rsidRPr="00534B1C" w:rsidRDefault="00534B1C" w:rsidP="0038083D">
            <w:pPr>
              <w:spacing w:before="0" w:after="0"/>
              <w:jc w:val="both"/>
              <w:rPr>
                <w:rFonts w:eastAsia="Times New Roman" w:cs="Times New Roman"/>
                <w:color w:val="242424"/>
              </w:rPr>
            </w:pPr>
            <w:r w:rsidRPr="00534B1C">
              <w:rPr>
                <w:rFonts w:eastAsia="Times New Roman" w:cs="Times New Roman"/>
                <w:color w:val="242424"/>
              </w:rPr>
              <w:t>Xác suất, 0 đến 1</w:t>
            </w:r>
          </w:p>
        </w:tc>
        <w:tc>
          <w:tcPr>
            <w:tcW w:w="2560" w:type="dxa"/>
            <w:tcBorders>
              <w:top w:val="nil"/>
              <w:left w:val="nil"/>
              <w:bottom w:val="single" w:sz="4" w:space="0" w:color="auto"/>
              <w:right w:val="single" w:sz="4" w:space="0" w:color="auto"/>
            </w:tcBorders>
            <w:shd w:val="clear" w:color="auto" w:fill="auto"/>
            <w:noWrap/>
            <w:vAlign w:val="center"/>
            <w:hideMark/>
          </w:tcPr>
          <w:p w14:paraId="7F5C09CA" w14:textId="77777777" w:rsidR="00534B1C" w:rsidRPr="00534B1C" w:rsidRDefault="00534B1C" w:rsidP="0038083D">
            <w:pPr>
              <w:spacing w:before="0" w:after="0"/>
              <w:jc w:val="both"/>
              <w:rPr>
                <w:rFonts w:eastAsia="Times New Roman" w:cs="Times New Roman"/>
                <w:color w:val="242424"/>
              </w:rPr>
            </w:pPr>
            <w:r w:rsidRPr="00534B1C">
              <w:rPr>
                <w:rFonts w:eastAsia="Times New Roman" w:cs="Times New Roman"/>
                <w:color w:val="242424"/>
              </w:rPr>
              <w:t>Sự kết hợp của loại sản xuất nguồn và loại sản xuất đích</w:t>
            </w:r>
          </w:p>
        </w:tc>
      </w:tr>
      <w:tr w:rsidR="00534B1C" w:rsidRPr="00534B1C" w14:paraId="6C71CB1C" w14:textId="77777777" w:rsidTr="00534B1C">
        <w:trPr>
          <w:trHeight w:val="1800"/>
        </w:trPr>
        <w:tc>
          <w:tcPr>
            <w:tcW w:w="3820" w:type="dxa"/>
            <w:tcBorders>
              <w:top w:val="nil"/>
              <w:left w:val="single" w:sz="4" w:space="0" w:color="auto"/>
              <w:bottom w:val="single" w:sz="4" w:space="0" w:color="auto"/>
              <w:right w:val="single" w:sz="4" w:space="0" w:color="auto"/>
            </w:tcBorders>
            <w:shd w:val="clear" w:color="auto" w:fill="auto"/>
            <w:noWrap/>
            <w:vAlign w:val="center"/>
            <w:hideMark/>
          </w:tcPr>
          <w:p w14:paraId="0C32CE93" w14:textId="77777777" w:rsidR="00534B1C" w:rsidRPr="00534B1C" w:rsidRDefault="00534B1C" w:rsidP="0038083D">
            <w:pPr>
              <w:spacing w:before="0" w:after="0"/>
              <w:jc w:val="both"/>
              <w:rPr>
                <w:rFonts w:eastAsia="Times New Roman" w:cs="Times New Roman"/>
                <w:color w:val="242424"/>
              </w:rPr>
            </w:pPr>
            <w:r w:rsidRPr="00534B1C">
              <w:rPr>
                <w:rFonts w:eastAsia="Times New Roman" w:cs="Times New Roman"/>
                <w:color w:val="242424"/>
              </w:rPr>
              <w:lastRenderedPageBreak/>
              <w:t>Hệ số tốc độ di chuyển</w:t>
            </w:r>
          </w:p>
        </w:tc>
        <w:tc>
          <w:tcPr>
            <w:tcW w:w="3080" w:type="dxa"/>
            <w:tcBorders>
              <w:top w:val="nil"/>
              <w:left w:val="nil"/>
              <w:bottom w:val="single" w:sz="4" w:space="0" w:color="auto"/>
              <w:right w:val="single" w:sz="4" w:space="0" w:color="auto"/>
            </w:tcBorders>
            <w:shd w:val="clear" w:color="auto" w:fill="auto"/>
            <w:noWrap/>
            <w:vAlign w:val="center"/>
            <w:hideMark/>
          </w:tcPr>
          <w:p w14:paraId="142B91DB" w14:textId="77777777" w:rsidR="00534B1C" w:rsidRPr="00534B1C" w:rsidRDefault="00534B1C" w:rsidP="0038083D">
            <w:pPr>
              <w:spacing w:before="0" w:after="0"/>
              <w:jc w:val="both"/>
              <w:rPr>
                <w:rFonts w:eastAsia="Times New Roman" w:cs="Times New Roman"/>
                <w:color w:val="242424"/>
              </w:rPr>
            </w:pPr>
            <w:r w:rsidRPr="00534B1C">
              <w:rPr>
                <w:rFonts w:eastAsia="Times New Roman" w:cs="Times New Roman"/>
                <w:color w:val="242424"/>
              </w:rPr>
              <w:t>Hàm quan hệ: giá trị vô hướng dưới dạng hàm của số ngày kể từ khi phát hiện đợt bùng phát đầu tiên</w:t>
            </w:r>
          </w:p>
        </w:tc>
        <w:tc>
          <w:tcPr>
            <w:tcW w:w="2560" w:type="dxa"/>
            <w:tcBorders>
              <w:top w:val="nil"/>
              <w:left w:val="nil"/>
              <w:bottom w:val="single" w:sz="4" w:space="0" w:color="auto"/>
              <w:right w:val="single" w:sz="4" w:space="0" w:color="auto"/>
            </w:tcBorders>
            <w:shd w:val="clear" w:color="auto" w:fill="auto"/>
            <w:noWrap/>
            <w:vAlign w:val="center"/>
            <w:hideMark/>
          </w:tcPr>
          <w:p w14:paraId="668737BA" w14:textId="77777777" w:rsidR="00534B1C" w:rsidRPr="00534B1C" w:rsidRDefault="00534B1C" w:rsidP="0038083D">
            <w:pPr>
              <w:spacing w:before="0" w:after="0"/>
              <w:jc w:val="both"/>
              <w:rPr>
                <w:rFonts w:eastAsia="Times New Roman" w:cs="Times New Roman"/>
                <w:color w:val="242424"/>
              </w:rPr>
            </w:pPr>
            <w:r w:rsidRPr="00534B1C">
              <w:rPr>
                <w:rFonts w:eastAsia="Times New Roman" w:cs="Times New Roman"/>
                <w:color w:val="242424"/>
              </w:rPr>
              <w:t>Sự kết hợp của loại sản xuất nguồn và loại sản xuất đích</w:t>
            </w:r>
          </w:p>
        </w:tc>
      </w:tr>
      <w:tr w:rsidR="00534B1C" w:rsidRPr="00534B1C" w14:paraId="49042A1E" w14:textId="77777777" w:rsidTr="00534B1C">
        <w:trPr>
          <w:trHeight w:val="1440"/>
        </w:trPr>
        <w:tc>
          <w:tcPr>
            <w:tcW w:w="3820" w:type="dxa"/>
            <w:tcBorders>
              <w:top w:val="nil"/>
              <w:left w:val="single" w:sz="4" w:space="0" w:color="auto"/>
              <w:bottom w:val="single" w:sz="4" w:space="0" w:color="auto"/>
              <w:right w:val="single" w:sz="4" w:space="0" w:color="auto"/>
            </w:tcBorders>
            <w:shd w:val="clear" w:color="auto" w:fill="auto"/>
            <w:noWrap/>
            <w:vAlign w:val="center"/>
            <w:hideMark/>
          </w:tcPr>
          <w:p w14:paraId="6489EAA1" w14:textId="77777777" w:rsidR="00534B1C" w:rsidRPr="00534B1C" w:rsidRDefault="00534B1C" w:rsidP="0038083D">
            <w:pPr>
              <w:spacing w:before="0" w:after="0"/>
              <w:jc w:val="both"/>
              <w:rPr>
                <w:rFonts w:eastAsia="Times New Roman" w:cs="Times New Roman"/>
                <w:color w:val="242424"/>
              </w:rPr>
            </w:pPr>
            <w:r w:rsidRPr="00534B1C">
              <w:rPr>
                <w:rFonts w:eastAsia="Times New Roman" w:cs="Times New Roman"/>
                <w:color w:val="242424"/>
              </w:rPr>
              <w:t>Các đơn vị tiềm ẩn có thể lây bệnh khi tiếp xúc trực tiếp không?</w:t>
            </w:r>
          </w:p>
        </w:tc>
        <w:tc>
          <w:tcPr>
            <w:tcW w:w="3080" w:type="dxa"/>
            <w:tcBorders>
              <w:top w:val="nil"/>
              <w:left w:val="nil"/>
              <w:bottom w:val="single" w:sz="4" w:space="0" w:color="auto"/>
              <w:right w:val="single" w:sz="4" w:space="0" w:color="auto"/>
            </w:tcBorders>
            <w:shd w:val="clear" w:color="auto" w:fill="auto"/>
            <w:noWrap/>
            <w:vAlign w:val="center"/>
            <w:hideMark/>
          </w:tcPr>
          <w:p w14:paraId="19FB0D44" w14:textId="77777777" w:rsidR="00534B1C" w:rsidRPr="00534B1C" w:rsidRDefault="00534B1C" w:rsidP="0038083D">
            <w:pPr>
              <w:spacing w:before="0" w:after="0"/>
              <w:jc w:val="both"/>
              <w:rPr>
                <w:rFonts w:eastAsia="Times New Roman" w:cs="Times New Roman"/>
                <w:color w:val="242424"/>
              </w:rPr>
            </w:pPr>
            <w:r w:rsidRPr="00534B1C">
              <w:rPr>
                <w:rFonts w:eastAsia="Times New Roman" w:cs="Times New Roman"/>
                <w:color w:val="242424"/>
              </w:rPr>
              <w:t>Có/Không</w:t>
            </w:r>
          </w:p>
        </w:tc>
        <w:tc>
          <w:tcPr>
            <w:tcW w:w="2560" w:type="dxa"/>
            <w:tcBorders>
              <w:top w:val="nil"/>
              <w:left w:val="nil"/>
              <w:bottom w:val="single" w:sz="4" w:space="0" w:color="auto"/>
              <w:right w:val="single" w:sz="4" w:space="0" w:color="auto"/>
            </w:tcBorders>
            <w:shd w:val="clear" w:color="auto" w:fill="auto"/>
            <w:noWrap/>
            <w:vAlign w:val="center"/>
            <w:hideMark/>
          </w:tcPr>
          <w:p w14:paraId="4F3896F6" w14:textId="77777777" w:rsidR="00534B1C" w:rsidRPr="00534B1C" w:rsidRDefault="00534B1C" w:rsidP="0038083D">
            <w:pPr>
              <w:spacing w:before="0" w:after="0"/>
              <w:jc w:val="both"/>
              <w:rPr>
                <w:rFonts w:eastAsia="Times New Roman" w:cs="Times New Roman"/>
                <w:color w:val="242424"/>
              </w:rPr>
            </w:pPr>
            <w:r w:rsidRPr="00534B1C">
              <w:rPr>
                <w:rFonts w:eastAsia="Times New Roman" w:cs="Times New Roman"/>
                <w:color w:val="242424"/>
              </w:rPr>
              <w:t>Sự kết hợp của loại sản xuất nguồn và loại sản xuất đích</w:t>
            </w:r>
          </w:p>
        </w:tc>
      </w:tr>
      <w:tr w:rsidR="00534B1C" w:rsidRPr="00534B1C" w14:paraId="524F8F5B" w14:textId="77777777" w:rsidTr="00534B1C">
        <w:trPr>
          <w:trHeight w:val="1440"/>
        </w:trPr>
        <w:tc>
          <w:tcPr>
            <w:tcW w:w="3820" w:type="dxa"/>
            <w:tcBorders>
              <w:top w:val="nil"/>
              <w:left w:val="single" w:sz="4" w:space="0" w:color="auto"/>
              <w:bottom w:val="single" w:sz="4" w:space="0" w:color="auto"/>
              <w:right w:val="single" w:sz="4" w:space="0" w:color="auto"/>
            </w:tcBorders>
            <w:shd w:val="clear" w:color="auto" w:fill="auto"/>
            <w:noWrap/>
            <w:vAlign w:val="center"/>
            <w:hideMark/>
          </w:tcPr>
          <w:p w14:paraId="3FD09711" w14:textId="77777777" w:rsidR="00534B1C" w:rsidRPr="00534B1C" w:rsidRDefault="00534B1C" w:rsidP="0038083D">
            <w:pPr>
              <w:spacing w:before="0" w:after="0"/>
              <w:jc w:val="both"/>
              <w:rPr>
                <w:rFonts w:eastAsia="Times New Roman" w:cs="Times New Roman"/>
                <w:color w:val="242424"/>
              </w:rPr>
            </w:pPr>
            <w:r w:rsidRPr="00534B1C">
              <w:rPr>
                <w:rFonts w:eastAsia="Times New Roman" w:cs="Times New Roman"/>
                <w:color w:val="242424"/>
              </w:rPr>
              <w:t>Các đơn vị truyền nhiễm cận lâm sàng có thể lây bệnh khi tiếp xúc trực tiếp không?</w:t>
            </w:r>
          </w:p>
        </w:tc>
        <w:tc>
          <w:tcPr>
            <w:tcW w:w="3080" w:type="dxa"/>
            <w:tcBorders>
              <w:top w:val="nil"/>
              <w:left w:val="nil"/>
              <w:bottom w:val="single" w:sz="4" w:space="0" w:color="auto"/>
              <w:right w:val="single" w:sz="4" w:space="0" w:color="auto"/>
            </w:tcBorders>
            <w:shd w:val="clear" w:color="auto" w:fill="auto"/>
            <w:noWrap/>
            <w:vAlign w:val="center"/>
            <w:hideMark/>
          </w:tcPr>
          <w:p w14:paraId="40403CAB" w14:textId="77777777" w:rsidR="00534B1C" w:rsidRPr="00534B1C" w:rsidRDefault="00534B1C" w:rsidP="0038083D">
            <w:pPr>
              <w:spacing w:before="0" w:after="0"/>
              <w:jc w:val="both"/>
              <w:rPr>
                <w:rFonts w:eastAsia="Times New Roman" w:cs="Times New Roman"/>
                <w:color w:val="242424"/>
              </w:rPr>
            </w:pPr>
            <w:r w:rsidRPr="00534B1C">
              <w:rPr>
                <w:rFonts w:eastAsia="Times New Roman" w:cs="Times New Roman"/>
                <w:color w:val="242424"/>
              </w:rPr>
              <w:t>Có/Không</w:t>
            </w:r>
          </w:p>
        </w:tc>
        <w:tc>
          <w:tcPr>
            <w:tcW w:w="2560" w:type="dxa"/>
            <w:tcBorders>
              <w:top w:val="nil"/>
              <w:left w:val="nil"/>
              <w:bottom w:val="single" w:sz="4" w:space="0" w:color="auto"/>
              <w:right w:val="single" w:sz="4" w:space="0" w:color="auto"/>
            </w:tcBorders>
            <w:shd w:val="clear" w:color="auto" w:fill="auto"/>
            <w:noWrap/>
            <w:vAlign w:val="center"/>
            <w:hideMark/>
          </w:tcPr>
          <w:p w14:paraId="7B644F9F" w14:textId="77777777" w:rsidR="00534B1C" w:rsidRPr="00534B1C" w:rsidRDefault="00534B1C" w:rsidP="0038083D">
            <w:pPr>
              <w:spacing w:before="0" w:after="0"/>
              <w:jc w:val="both"/>
              <w:rPr>
                <w:rFonts w:eastAsia="Times New Roman" w:cs="Times New Roman"/>
                <w:color w:val="242424"/>
              </w:rPr>
            </w:pPr>
            <w:r w:rsidRPr="00534B1C">
              <w:rPr>
                <w:rFonts w:eastAsia="Times New Roman" w:cs="Times New Roman"/>
                <w:color w:val="242424"/>
              </w:rPr>
              <w:t>Sự kết hợp của loại sản xuất nguồn và loại sản xuất đích</w:t>
            </w:r>
          </w:p>
        </w:tc>
      </w:tr>
      <w:tr w:rsidR="00534B1C" w:rsidRPr="00534B1C" w14:paraId="7104136E" w14:textId="77777777" w:rsidTr="00534B1C">
        <w:trPr>
          <w:trHeight w:val="348"/>
        </w:trPr>
        <w:tc>
          <w:tcPr>
            <w:tcW w:w="946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13B74FE" w14:textId="77777777" w:rsidR="00534B1C" w:rsidRPr="00534B1C" w:rsidRDefault="00534B1C" w:rsidP="0038083D">
            <w:pPr>
              <w:spacing w:before="0" w:after="0"/>
              <w:jc w:val="both"/>
              <w:rPr>
                <w:rFonts w:eastAsia="Times New Roman" w:cs="Times New Roman"/>
                <w:b/>
                <w:bCs/>
                <w:color w:val="242424"/>
              </w:rPr>
            </w:pPr>
            <w:r w:rsidRPr="00534B1C">
              <w:rPr>
                <w:rFonts w:eastAsia="Times New Roman" w:cs="Times New Roman"/>
                <w:b/>
                <w:bCs/>
                <w:color w:val="242424"/>
              </w:rPr>
              <w:t>Tham số lây lan tiếp xúc gián tiếp</w:t>
            </w:r>
          </w:p>
        </w:tc>
      </w:tr>
      <w:tr w:rsidR="00534B1C" w:rsidRPr="00534B1C" w14:paraId="5553A476" w14:textId="77777777" w:rsidTr="00534B1C">
        <w:trPr>
          <w:trHeight w:val="1440"/>
        </w:trPr>
        <w:tc>
          <w:tcPr>
            <w:tcW w:w="3820" w:type="dxa"/>
            <w:tcBorders>
              <w:top w:val="nil"/>
              <w:left w:val="single" w:sz="4" w:space="0" w:color="auto"/>
              <w:bottom w:val="single" w:sz="4" w:space="0" w:color="auto"/>
              <w:right w:val="single" w:sz="4" w:space="0" w:color="auto"/>
            </w:tcBorders>
            <w:shd w:val="clear" w:color="auto" w:fill="auto"/>
            <w:noWrap/>
            <w:vAlign w:val="center"/>
            <w:hideMark/>
          </w:tcPr>
          <w:p w14:paraId="446A5706" w14:textId="77777777" w:rsidR="00534B1C" w:rsidRPr="00534B1C" w:rsidRDefault="00534B1C" w:rsidP="0038083D">
            <w:pPr>
              <w:spacing w:before="0" w:after="0"/>
              <w:jc w:val="both"/>
              <w:rPr>
                <w:rFonts w:eastAsia="Times New Roman" w:cs="Times New Roman"/>
                <w:color w:val="242424"/>
              </w:rPr>
            </w:pPr>
            <w:r w:rsidRPr="00534B1C">
              <w:rPr>
                <w:rFonts w:eastAsia="Times New Roman" w:cs="Times New Roman"/>
                <w:color w:val="242424"/>
              </w:rPr>
              <w:t>Tỷ lệ trung bình của các lô hàng động vật</w:t>
            </w:r>
          </w:p>
        </w:tc>
        <w:tc>
          <w:tcPr>
            <w:tcW w:w="3080" w:type="dxa"/>
            <w:tcBorders>
              <w:top w:val="nil"/>
              <w:left w:val="nil"/>
              <w:bottom w:val="single" w:sz="4" w:space="0" w:color="auto"/>
              <w:right w:val="single" w:sz="4" w:space="0" w:color="auto"/>
            </w:tcBorders>
            <w:shd w:val="clear" w:color="auto" w:fill="auto"/>
            <w:noWrap/>
            <w:vAlign w:val="center"/>
            <w:hideMark/>
          </w:tcPr>
          <w:p w14:paraId="3E9968F5" w14:textId="77777777" w:rsidR="00534B1C" w:rsidRPr="00534B1C" w:rsidRDefault="00534B1C" w:rsidP="0038083D">
            <w:pPr>
              <w:spacing w:before="0" w:after="0"/>
              <w:jc w:val="both"/>
              <w:rPr>
                <w:rFonts w:eastAsia="Times New Roman" w:cs="Times New Roman"/>
                <w:color w:val="242424"/>
              </w:rPr>
            </w:pPr>
            <w:r w:rsidRPr="00534B1C">
              <w:rPr>
                <w:rFonts w:eastAsia="Times New Roman" w:cs="Times New Roman"/>
                <w:color w:val="242424"/>
              </w:rPr>
              <w:t>Tỷ lệ (số lượng đơn vị nhận được lô hàng từ đơn vị nguồn mỗi ngày)</w:t>
            </w:r>
          </w:p>
        </w:tc>
        <w:tc>
          <w:tcPr>
            <w:tcW w:w="2560" w:type="dxa"/>
            <w:tcBorders>
              <w:top w:val="nil"/>
              <w:left w:val="nil"/>
              <w:bottom w:val="single" w:sz="4" w:space="0" w:color="auto"/>
              <w:right w:val="single" w:sz="4" w:space="0" w:color="auto"/>
            </w:tcBorders>
            <w:shd w:val="clear" w:color="auto" w:fill="auto"/>
            <w:noWrap/>
            <w:vAlign w:val="center"/>
            <w:hideMark/>
          </w:tcPr>
          <w:p w14:paraId="1E5C4870" w14:textId="77777777" w:rsidR="00534B1C" w:rsidRPr="00534B1C" w:rsidRDefault="00534B1C" w:rsidP="0038083D">
            <w:pPr>
              <w:spacing w:before="0" w:after="0"/>
              <w:jc w:val="both"/>
              <w:rPr>
                <w:rFonts w:eastAsia="Times New Roman" w:cs="Times New Roman"/>
                <w:color w:val="242424"/>
              </w:rPr>
            </w:pPr>
            <w:r w:rsidRPr="00534B1C">
              <w:rPr>
                <w:rFonts w:eastAsia="Times New Roman" w:cs="Times New Roman"/>
                <w:color w:val="242424"/>
              </w:rPr>
              <w:t>Sự kết hợp của loại sản xuất nguồn và loại sản xuất đích</w:t>
            </w:r>
          </w:p>
        </w:tc>
      </w:tr>
      <w:tr w:rsidR="00534B1C" w:rsidRPr="00534B1C" w14:paraId="156D9877" w14:textId="77777777" w:rsidTr="00534B1C">
        <w:trPr>
          <w:trHeight w:val="1440"/>
        </w:trPr>
        <w:tc>
          <w:tcPr>
            <w:tcW w:w="3820" w:type="dxa"/>
            <w:tcBorders>
              <w:top w:val="nil"/>
              <w:left w:val="single" w:sz="4" w:space="0" w:color="auto"/>
              <w:bottom w:val="single" w:sz="4" w:space="0" w:color="auto"/>
              <w:right w:val="single" w:sz="4" w:space="0" w:color="auto"/>
            </w:tcBorders>
            <w:shd w:val="clear" w:color="auto" w:fill="auto"/>
            <w:noWrap/>
            <w:vAlign w:val="center"/>
            <w:hideMark/>
          </w:tcPr>
          <w:p w14:paraId="04D9306B" w14:textId="77777777" w:rsidR="00534B1C" w:rsidRPr="00534B1C" w:rsidRDefault="00534B1C" w:rsidP="0038083D">
            <w:pPr>
              <w:spacing w:before="0" w:after="0"/>
              <w:jc w:val="both"/>
              <w:rPr>
                <w:rFonts w:eastAsia="Times New Roman" w:cs="Times New Roman"/>
                <w:color w:val="242424"/>
              </w:rPr>
            </w:pPr>
            <w:r w:rsidRPr="00534B1C">
              <w:rPr>
                <w:rFonts w:eastAsia="Times New Roman" w:cs="Times New Roman"/>
                <w:color w:val="242424"/>
              </w:rPr>
              <w:t>Khoảng cách di chuyển</w:t>
            </w:r>
          </w:p>
        </w:tc>
        <w:tc>
          <w:tcPr>
            <w:tcW w:w="3080" w:type="dxa"/>
            <w:tcBorders>
              <w:top w:val="nil"/>
              <w:left w:val="nil"/>
              <w:bottom w:val="single" w:sz="4" w:space="0" w:color="auto"/>
              <w:right w:val="single" w:sz="4" w:space="0" w:color="auto"/>
            </w:tcBorders>
            <w:shd w:val="clear" w:color="auto" w:fill="auto"/>
            <w:noWrap/>
            <w:vAlign w:val="center"/>
            <w:hideMark/>
          </w:tcPr>
          <w:p w14:paraId="1B231B6A" w14:textId="77777777" w:rsidR="00534B1C" w:rsidRPr="00534B1C" w:rsidRDefault="00534B1C" w:rsidP="0038083D">
            <w:pPr>
              <w:spacing w:before="0" w:after="0"/>
              <w:jc w:val="both"/>
              <w:rPr>
                <w:rFonts w:eastAsia="Times New Roman" w:cs="Times New Roman"/>
                <w:color w:val="242424"/>
              </w:rPr>
            </w:pPr>
            <w:r w:rsidRPr="00534B1C">
              <w:rPr>
                <w:rFonts w:eastAsia="Times New Roman" w:cs="Times New Roman"/>
                <w:color w:val="242424"/>
              </w:rPr>
              <w:t>Hàm mật độ xác suất (km)</w:t>
            </w:r>
          </w:p>
        </w:tc>
        <w:tc>
          <w:tcPr>
            <w:tcW w:w="2560" w:type="dxa"/>
            <w:tcBorders>
              <w:top w:val="nil"/>
              <w:left w:val="nil"/>
              <w:bottom w:val="single" w:sz="4" w:space="0" w:color="auto"/>
              <w:right w:val="single" w:sz="4" w:space="0" w:color="auto"/>
            </w:tcBorders>
            <w:shd w:val="clear" w:color="auto" w:fill="auto"/>
            <w:noWrap/>
            <w:vAlign w:val="center"/>
            <w:hideMark/>
          </w:tcPr>
          <w:p w14:paraId="2CDF813C" w14:textId="77777777" w:rsidR="00534B1C" w:rsidRPr="00534B1C" w:rsidRDefault="00534B1C" w:rsidP="0038083D">
            <w:pPr>
              <w:spacing w:before="0" w:after="0"/>
              <w:jc w:val="both"/>
              <w:rPr>
                <w:rFonts w:eastAsia="Times New Roman" w:cs="Times New Roman"/>
                <w:color w:val="242424"/>
              </w:rPr>
            </w:pPr>
            <w:r w:rsidRPr="00534B1C">
              <w:rPr>
                <w:rFonts w:eastAsia="Times New Roman" w:cs="Times New Roman"/>
                <w:color w:val="242424"/>
              </w:rPr>
              <w:t>Sự kết hợp của loại sản xuất nguồn và loại sản xuất đích</w:t>
            </w:r>
          </w:p>
        </w:tc>
      </w:tr>
      <w:tr w:rsidR="00534B1C" w:rsidRPr="00534B1C" w14:paraId="34360A08" w14:textId="77777777" w:rsidTr="00534B1C">
        <w:trPr>
          <w:trHeight w:val="1440"/>
        </w:trPr>
        <w:tc>
          <w:tcPr>
            <w:tcW w:w="3820" w:type="dxa"/>
            <w:tcBorders>
              <w:top w:val="nil"/>
              <w:left w:val="single" w:sz="4" w:space="0" w:color="auto"/>
              <w:bottom w:val="single" w:sz="4" w:space="0" w:color="auto"/>
              <w:right w:val="single" w:sz="4" w:space="0" w:color="auto"/>
            </w:tcBorders>
            <w:shd w:val="clear" w:color="auto" w:fill="auto"/>
            <w:noWrap/>
            <w:vAlign w:val="center"/>
            <w:hideMark/>
          </w:tcPr>
          <w:p w14:paraId="287ED384" w14:textId="77777777" w:rsidR="00534B1C" w:rsidRPr="00534B1C" w:rsidRDefault="00534B1C" w:rsidP="0038083D">
            <w:pPr>
              <w:spacing w:before="0" w:after="0"/>
              <w:jc w:val="both"/>
              <w:rPr>
                <w:rFonts w:eastAsia="Times New Roman" w:cs="Times New Roman"/>
                <w:color w:val="242424"/>
              </w:rPr>
            </w:pPr>
            <w:r w:rsidRPr="00534B1C">
              <w:rPr>
                <w:rFonts w:eastAsia="Times New Roman" w:cs="Times New Roman"/>
                <w:color w:val="242424"/>
              </w:rPr>
              <w:t>Vận chuyển chậm trễ</w:t>
            </w:r>
          </w:p>
        </w:tc>
        <w:tc>
          <w:tcPr>
            <w:tcW w:w="3080" w:type="dxa"/>
            <w:tcBorders>
              <w:top w:val="nil"/>
              <w:left w:val="nil"/>
              <w:bottom w:val="single" w:sz="4" w:space="0" w:color="auto"/>
              <w:right w:val="single" w:sz="4" w:space="0" w:color="auto"/>
            </w:tcBorders>
            <w:shd w:val="clear" w:color="auto" w:fill="auto"/>
            <w:noWrap/>
            <w:vAlign w:val="center"/>
            <w:hideMark/>
          </w:tcPr>
          <w:p w14:paraId="248530F8" w14:textId="77777777" w:rsidR="00534B1C" w:rsidRPr="00534B1C" w:rsidRDefault="00534B1C" w:rsidP="0038083D">
            <w:pPr>
              <w:spacing w:before="0" w:after="0"/>
              <w:jc w:val="both"/>
              <w:rPr>
                <w:rFonts w:eastAsia="Times New Roman" w:cs="Times New Roman"/>
                <w:color w:val="242424"/>
              </w:rPr>
            </w:pPr>
            <w:r w:rsidRPr="00534B1C">
              <w:rPr>
                <w:rFonts w:eastAsia="Times New Roman" w:cs="Times New Roman"/>
                <w:color w:val="242424"/>
              </w:rPr>
              <w:t>Hàm mật độ xác suất (ngày)</w:t>
            </w:r>
          </w:p>
        </w:tc>
        <w:tc>
          <w:tcPr>
            <w:tcW w:w="2560" w:type="dxa"/>
            <w:tcBorders>
              <w:top w:val="nil"/>
              <w:left w:val="nil"/>
              <w:bottom w:val="single" w:sz="4" w:space="0" w:color="auto"/>
              <w:right w:val="single" w:sz="4" w:space="0" w:color="auto"/>
            </w:tcBorders>
            <w:shd w:val="clear" w:color="auto" w:fill="auto"/>
            <w:noWrap/>
            <w:vAlign w:val="center"/>
            <w:hideMark/>
          </w:tcPr>
          <w:p w14:paraId="24B44E8C" w14:textId="77777777" w:rsidR="00534B1C" w:rsidRPr="00534B1C" w:rsidRDefault="00534B1C" w:rsidP="0038083D">
            <w:pPr>
              <w:spacing w:before="0" w:after="0"/>
              <w:jc w:val="both"/>
              <w:rPr>
                <w:rFonts w:eastAsia="Times New Roman" w:cs="Times New Roman"/>
                <w:color w:val="242424"/>
              </w:rPr>
            </w:pPr>
            <w:r w:rsidRPr="00534B1C">
              <w:rPr>
                <w:rFonts w:eastAsia="Times New Roman" w:cs="Times New Roman"/>
                <w:color w:val="242424"/>
              </w:rPr>
              <w:t>Sự kết hợp của loại sản xuất nguồn và loại sản xuất đích</w:t>
            </w:r>
          </w:p>
        </w:tc>
      </w:tr>
      <w:tr w:rsidR="00534B1C" w:rsidRPr="00534B1C" w14:paraId="39AC62F4" w14:textId="77777777" w:rsidTr="00534B1C">
        <w:trPr>
          <w:trHeight w:val="1440"/>
        </w:trPr>
        <w:tc>
          <w:tcPr>
            <w:tcW w:w="3820" w:type="dxa"/>
            <w:tcBorders>
              <w:top w:val="nil"/>
              <w:left w:val="single" w:sz="4" w:space="0" w:color="auto"/>
              <w:bottom w:val="single" w:sz="4" w:space="0" w:color="auto"/>
              <w:right w:val="single" w:sz="4" w:space="0" w:color="auto"/>
            </w:tcBorders>
            <w:shd w:val="clear" w:color="auto" w:fill="auto"/>
            <w:noWrap/>
            <w:vAlign w:val="center"/>
            <w:hideMark/>
          </w:tcPr>
          <w:p w14:paraId="182B9F17" w14:textId="77777777" w:rsidR="00534B1C" w:rsidRPr="00534B1C" w:rsidRDefault="00534B1C" w:rsidP="0038083D">
            <w:pPr>
              <w:spacing w:before="0" w:after="0"/>
              <w:jc w:val="both"/>
              <w:rPr>
                <w:rFonts w:eastAsia="Times New Roman" w:cs="Times New Roman"/>
                <w:color w:val="242424"/>
              </w:rPr>
            </w:pPr>
            <w:r w:rsidRPr="00534B1C">
              <w:rPr>
                <w:rFonts w:eastAsia="Times New Roman" w:cs="Times New Roman"/>
                <w:color w:val="242424"/>
              </w:rPr>
              <w:t>Khả năng lây nhiễm của đơn vị nhận, do tiếp xúc (nhận động vật) từ đơn vị bị nhiễm</w:t>
            </w:r>
          </w:p>
        </w:tc>
        <w:tc>
          <w:tcPr>
            <w:tcW w:w="3080" w:type="dxa"/>
            <w:tcBorders>
              <w:top w:val="nil"/>
              <w:left w:val="nil"/>
              <w:bottom w:val="single" w:sz="4" w:space="0" w:color="auto"/>
              <w:right w:val="single" w:sz="4" w:space="0" w:color="auto"/>
            </w:tcBorders>
            <w:shd w:val="clear" w:color="auto" w:fill="auto"/>
            <w:noWrap/>
            <w:vAlign w:val="center"/>
            <w:hideMark/>
          </w:tcPr>
          <w:p w14:paraId="5C82E216" w14:textId="77777777" w:rsidR="00534B1C" w:rsidRPr="00534B1C" w:rsidRDefault="00534B1C" w:rsidP="0038083D">
            <w:pPr>
              <w:spacing w:before="0" w:after="0"/>
              <w:jc w:val="both"/>
              <w:rPr>
                <w:rFonts w:eastAsia="Times New Roman" w:cs="Times New Roman"/>
                <w:color w:val="242424"/>
              </w:rPr>
            </w:pPr>
            <w:r w:rsidRPr="00534B1C">
              <w:rPr>
                <w:rFonts w:eastAsia="Times New Roman" w:cs="Times New Roman"/>
                <w:color w:val="242424"/>
              </w:rPr>
              <w:t>Xác suất, 0 đến 1</w:t>
            </w:r>
          </w:p>
        </w:tc>
        <w:tc>
          <w:tcPr>
            <w:tcW w:w="2560" w:type="dxa"/>
            <w:tcBorders>
              <w:top w:val="nil"/>
              <w:left w:val="nil"/>
              <w:bottom w:val="single" w:sz="4" w:space="0" w:color="auto"/>
              <w:right w:val="single" w:sz="4" w:space="0" w:color="auto"/>
            </w:tcBorders>
            <w:shd w:val="clear" w:color="auto" w:fill="auto"/>
            <w:noWrap/>
            <w:vAlign w:val="center"/>
            <w:hideMark/>
          </w:tcPr>
          <w:p w14:paraId="242850B1" w14:textId="77777777" w:rsidR="00534B1C" w:rsidRPr="00534B1C" w:rsidRDefault="00534B1C" w:rsidP="0038083D">
            <w:pPr>
              <w:spacing w:before="0" w:after="0"/>
              <w:jc w:val="both"/>
              <w:rPr>
                <w:rFonts w:eastAsia="Times New Roman" w:cs="Times New Roman"/>
                <w:color w:val="242424"/>
              </w:rPr>
            </w:pPr>
            <w:r w:rsidRPr="00534B1C">
              <w:rPr>
                <w:rFonts w:eastAsia="Times New Roman" w:cs="Times New Roman"/>
                <w:color w:val="242424"/>
              </w:rPr>
              <w:t>Sự kết hợp của loại sản xuất nguồn và loại sản xuất đích</w:t>
            </w:r>
          </w:p>
        </w:tc>
      </w:tr>
      <w:tr w:rsidR="00534B1C" w:rsidRPr="00534B1C" w14:paraId="7F264724" w14:textId="77777777" w:rsidTr="00534B1C">
        <w:trPr>
          <w:trHeight w:val="1800"/>
        </w:trPr>
        <w:tc>
          <w:tcPr>
            <w:tcW w:w="3820" w:type="dxa"/>
            <w:tcBorders>
              <w:top w:val="nil"/>
              <w:left w:val="single" w:sz="4" w:space="0" w:color="auto"/>
              <w:bottom w:val="single" w:sz="4" w:space="0" w:color="auto"/>
              <w:right w:val="single" w:sz="4" w:space="0" w:color="auto"/>
            </w:tcBorders>
            <w:shd w:val="clear" w:color="auto" w:fill="auto"/>
            <w:noWrap/>
            <w:vAlign w:val="center"/>
            <w:hideMark/>
          </w:tcPr>
          <w:p w14:paraId="255CFD83" w14:textId="77777777" w:rsidR="00534B1C" w:rsidRPr="00534B1C" w:rsidRDefault="00534B1C" w:rsidP="0038083D">
            <w:pPr>
              <w:spacing w:before="0" w:after="0"/>
              <w:jc w:val="both"/>
              <w:rPr>
                <w:rFonts w:eastAsia="Times New Roman" w:cs="Times New Roman"/>
                <w:color w:val="242424"/>
              </w:rPr>
            </w:pPr>
            <w:r w:rsidRPr="00534B1C">
              <w:rPr>
                <w:rFonts w:eastAsia="Times New Roman" w:cs="Times New Roman"/>
                <w:color w:val="242424"/>
              </w:rPr>
              <w:t>Hệ số tốc độ di chuyển</w:t>
            </w:r>
          </w:p>
        </w:tc>
        <w:tc>
          <w:tcPr>
            <w:tcW w:w="3080" w:type="dxa"/>
            <w:tcBorders>
              <w:top w:val="nil"/>
              <w:left w:val="nil"/>
              <w:bottom w:val="single" w:sz="4" w:space="0" w:color="auto"/>
              <w:right w:val="single" w:sz="4" w:space="0" w:color="auto"/>
            </w:tcBorders>
            <w:shd w:val="clear" w:color="auto" w:fill="auto"/>
            <w:noWrap/>
            <w:vAlign w:val="center"/>
            <w:hideMark/>
          </w:tcPr>
          <w:p w14:paraId="7B766061" w14:textId="77777777" w:rsidR="00534B1C" w:rsidRPr="00534B1C" w:rsidRDefault="00534B1C" w:rsidP="0038083D">
            <w:pPr>
              <w:spacing w:before="0" w:after="0"/>
              <w:jc w:val="both"/>
              <w:rPr>
                <w:rFonts w:eastAsia="Times New Roman" w:cs="Times New Roman"/>
                <w:color w:val="242424"/>
              </w:rPr>
            </w:pPr>
            <w:r w:rsidRPr="00534B1C">
              <w:rPr>
                <w:rFonts w:eastAsia="Times New Roman" w:cs="Times New Roman"/>
                <w:color w:val="242424"/>
              </w:rPr>
              <w:t>Hàm quan hệ: giá trị vô hướng dưới dạng hàm của số ngày kể từ khi phát hiện đợt bùng phát đầu tiên</w:t>
            </w:r>
          </w:p>
        </w:tc>
        <w:tc>
          <w:tcPr>
            <w:tcW w:w="2560" w:type="dxa"/>
            <w:tcBorders>
              <w:top w:val="nil"/>
              <w:left w:val="nil"/>
              <w:bottom w:val="single" w:sz="4" w:space="0" w:color="auto"/>
              <w:right w:val="single" w:sz="4" w:space="0" w:color="auto"/>
            </w:tcBorders>
            <w:shd w:val="clear" w:color="auto" w:fill="auto"/>
            <w:noWrap/>
            <w:vAlign w:val="center"/>
            <w:hideMark/>
          </w:tcPr>
          <w:p w14:paraId="075C689F" w14:textId="77777777" w:rsidR="00534B1C" w:rsidRPr="00534B1C" w:rsidRDefault="00534B1C" w:rsidP="0038083D">
            <w:pPr>
              <w:spacing w:before="0" w:after="0"/>
              <w:jc w:val="both"/>
              <w:rPr>
                <w:rFonts w:eastAsia="Times New Roman" w:cs="Times New Roman"/>
                <w:color w:val="242424"/>
              </w:rPr>
            </w:pPr>
            <w:r w:rsidRPr="00534B1C">
              <w:rPr>
                <w:rFonts w:eastAsia="Times New Roman" w:cs="Times New Roman"/>
                <w:color w:val="242424"/>
              </w:rPr>
              <w:t>Sự kết hợp của loại sản xuất nguồn và loại sản xuất đích</w:t>
            </w:r>
          </w:p>
        </w:tc>
      </w:tr>
      <w:tr w:rsidR="00534B1C" w:rsidRPr="00534B1C" w14:paraId="2751624D" w14:textId="77777777" w:rsidTr="00534B1C">
        <w:trPr>
          <w:trHeight w:val="1080"/>
        </w:trPr>
        <w:tc>
          <w:tcPr>
            <w:tcW w:w="3820" w:type="dxa"/>
            <w:tcBorders>
              <w:top w:val="nil"/>
              <w:left w:val="single" w:sz="4" w:space="0" w:color="auto"/>
              <w:bottom w:val="single" w:sz="4" w:space="0" w:color="auto"/>
              <w:right w:val="single" w:sz="4" w:space="0" w:color="auto"/>
            </w:tcBorders>
            <w:shd w:val="clear" w:color="auto" w:fill="auto"/>
            <w:noWrap/>
            <w:vAlign w:val="center"/>
            <w:hideMark/>
          </w:tcPr>
          <w:p w14:paraId="7A8436CC" w14:textId="77777777" w:rsidR="00534B1C" w:rsidRPr="00534B1C" w:rsidRDefault="00534B1C" w:rsidP="0038083D">
            <w:pPr>
              <w:spacing w:before="0" w:after="0"/>
              <w:jc w:val="both"/>
              <w:rPr>
                <w:rFonts w:eastAsia="Times New Roman" w:cs="Times New Roman"/>
                <w:color w:val="242424"/>
              </w:rPr>
            </w:pPr>
            <w:r w:rsidRPr="00534B1C">
              <w:rPr>
                <w:rFonts w:eastAsia="Times New Roman" w:cs="Times New Roman"/>
                <w:color w:val="242424"/>
              </w:rPr>
              <w:lastRenderedPageBreak/>
              <w:t>Các đơn vị truyền nhiễm cận lâm sàng có thể lây bệnh khi tiếp xúc gián tiếp không?</w:t>
            </w:r>
          </w:p>
        </w:tc>
        <w:tc>
          <w:tcPr>
            <w:tcW w:w="3080" w:type="dxa"/>
            <w:tcBorders>
              <w:top w:val="nil"/>
              <w:left w:val="nil"/>
              <w:bottom w:val="single" w:sz="4" w:space="0" w:color="auto"/>
              <w:right w:val="single" w:sz="4" w:space="0" w:color="auto"/>
            </w:tcBorders>
            <w:shd w:val="clear" w:color="auto" w:fill="auto"/>
            <w:noWrap/>
            <w:vAlign w:val="center"/>
            <w:hideMark/>
          </w:tcPr>
          <w:p w14:paraId="3D3720BA" w14:textId="77777777" w:rsidR="00534B1C" w:rsidRPr="00534B1C" w:rsidRDefault="00534B1C" w:rsidP="0038083D">
            <w:pPr>
              <w:spacing w:before="0" w:after="0"/>
              <w:jc w:val="both"/>
              <w:rPr>
                <w:rFonts w:eastAsia="Times New Roman" w:cs="Times New Roman"/>
                <w:color w:val="242424"/>
              </w:rPr>
            </w:pPr>
            <w:r w:rsidRPr="00534B1C">
              <w:rPr>
                <w:rFonts w:eastAsia="Times New Roman" w:cs="Times New Roman"/>
                <w:color w:val="242424"/>
              </w:rPr>
              <w:t>Có/Không</w:t>
            </w:r>
          </w:p>
        </w:tc>
        <w:tc>
          <w:tcPr>
            <w:tcW w:w="2560" w:type="dxa"/>
            <w:tcBorders>
              <w:top w:val="nil"/>
              <w:left w:val="nil"/>
              <w:bottom w:val="single" w:sz="4" w:space="0" w:color="auto"/>
              <w:right w:val="single" w:sz="4" w:space="0" w:color="auto"/>
            </w:tcBorders>
            <w:shd w:val="clear" w:color="auto" w:fill="auto"/>
            <w:noWrap/>
            <w:vAlign w:val="center"/>
            <w:hideMark/>
          </w:tcPr>
          <w:p w14:paraId="06EF59B6" w14:textId="77777777" w:rsidR="00534B1C" w:rsidRPr="00534B1C" w:rsidRDefault="00534B1C" w:rsidP="0038083D">
            <w:pPr>
              <w:spacing w:before="0" w:after="0"/>
              <w:jc w:val="both"/>
              <w:rPr>
                <w:rFonts w:eastAsia="Times New Roman" w:cs="Times New Roman"/>
                <w:color w:val="242424"/>
              </w:rPr>
            </w:pPr>
            <w:r w:rsidRPr="00534B1C">
              <w:rPr>
                <w:rFonts w:eastAsia="Times New Roman" w:cs="Times New Roman"/>
                <w:color w:val="242424"/>
              </w:rPr>
              <w:t>Sự kết hợp của loại sản xuất nguồn và loại sản xuất đích</w:t>
            </w:r>
          </w:p>
        </w:tc>
      </w:tr>
      <w:tr w:rsidR="00534B1C" w:rsidRPr="00534B1C" w14:paraId="21704377" w14:textId="77777777" w:rsidTr="00534B1C">
        <w:trPr>
          <w:trHeight w:val="348"/>
        </w:trPr>
        <w:tc>
          <w:tcPr>
            <w:tcW w:w="946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834ECE0" w14:textId="77777777" w:rsidR="00534B1C" w:rsidRPr="00534B1C" w:rsidRDefault="00534B1C" w:rsidP="0038083D">
            <w:pPr>
              <w:spacing w:before="0" w:after="0"/>
              <w:jc w:val="both"/>
              <w:rPr>
                <w:rFonts w:eastAsia="Times New Roman" w:cs="Times New Roman"/>
                <w:b/>
                <w:bCs/>
                <w:color w:val="242424"/>
              </w:rPr>
            </w:pPr>
            <w:r w:rsidRPr="00534B1C">
              <w:rPr>
                <w:rFonts w:eastAsia="Times New Roman" w:cs="Times New Roman"/>
                <w:b/>
                <w:bCs/>
                <w:color w:val="242424"/>
              </w:rPr>
              <w:t>Các tham số đường truyền trong không khí</w:t>
            </w:r>
          </w:p>
        </w:tc>
      </w:tr>
      <w:tr w:rsidR="00534B1C" w:rsidRPr="00534B1C" w14:paraId="79EE5D73" w14:textId="77777777" w:rsidTr="00534B1C">
        <w:trPr>
          <w:trHeight w:val="1080"/>
        </w:trPr>
        <w:tc>
          <w:tcPr>
            <w:tcW w:w="3820" w:type="dxa"/>
            <w:tcBorders>
              <w:top w:val="nil"/>
              <w:left w:val="single" w:sz="4" w:space="0" w:color="auto"/>
              <w:bottom w:val="single" w:sz="4" w:space="0" w:color="auto"/>
              <w:right w:val="single" w:sz="4" w:space="0" w:color="auto"/>
            </w:tcBorders>
            <w:shd w:val="clear" w:color="auto" w:fill="auto"/>
            <w:noWrap/>
            <w:vAlign w:val="center"/>
            <w:hideMark/>
          </w:tcPr>
          <w:p w14:paraId="6AD8E9E5" w14:textId="77777777" w:rsidR="00534B1C" w:rsidRPr="00534B1C" w:rsidRDefault="00534B1C" w:rsidP="0038083D">
            <w:pPr>
              <w:spacing w:before="0" w:after="0"/>
              <w:jc w:val="both"/>
              <w:rPr>
                <w:rFonts w:eastAsia="Times New Roman" w:cs="Times New Roman"/>
                <w:color w:val="242424"/>
              </w:rPr>
            </w:pPr>
            <w:r w:rsidRPr="00534B1C">
              <w:rPr>
                <w:rFonts w:eastAsia="Times New Roman" w:cs="Times New Roman"/>
                <w:color w:val="242424"/>
              </w:rPr>
              <w:t>Xác suất lây nhiễm tại 1 km tính từ nguồn</w:t>
            </w:r>
          </w:p>
        </w:tc>
        <w:tc>
          <w:tcPr>
            <w:tcW w:w="3080" w:type="dxa"/>
            <w:tcBorders>
              <w:top w:val="nil"/>
              <w:left w:val="nil"/>
              <w:bottom w:val="single" w:sz="4" w:space="0" w:color="auto"/>
              <w:right w:val="single" w:sz="4" w:space="0" w:color="auto"/>
            </w:tcBorders>
            <w:shd w:val="clear" w:color="auto" w:fill="auto"/>
            <w:noWrap/>
            <w:vAlign w:val="center"/>
            <w:hideMark/>
          </w:tcPr>
          <w:p w14:paraId="1E91E2D7" w14:textId="77777777" w:rsidR="00534B1C" w:rsidRPr="00534B1C" w:rsidRDefault="00534B1C" w:rsidP="0038083D">
            <w:pPr>
              <w:spacing w:before="0" w:after="0"/>
              <w:jc w:val="both"/>
              <w:rPr>
                <w:rFonts w:eastAsia="Times New Roman" w:cs="Times New Roman"/>
                <w:color w:val="242424"/>
              </w:rPr>
            </w:pPr>
            <w:r w:rsidRPr="00534B1C">
              <w:rPr>
                <w:rFonts w:eastAsia="Times New Roman" w:cs="Times New Roman"/>
                <w:color w:val="242424"/>
              </w:rPr>
              <w:t>Xác suất, 0 đến 1</w:t>
            </w:r>
          </w:p>
        </w:tc>
        <w:tc>
          <w:tcPr>
            <w:tcW w:w="2560" w:type="dxa"/>
            <w:tcBorders>
              <w:top w:val="nil"/>
              <w:left w:val="nil"/>
              <w:bottom w:val="single" w:sz="4" w:space="0" w:color="auto"/>
              <w:right w:val="single" w:sz="4" w:space="0" w:color="auto"/>
            </w:tcBorders>
            <w:shd w:val="clear" w:color="auto" w:fill="auto"/>
            <w:noWrap/>
            <w:vAlign w:val="center"/>
            <w:hideMark/>
          </w:tcPr>
          <w:p w14:paraId="5DB81444" w14:textId="77777777" w:rsidR="00534B1C" w:rsidRPr="00534B1C" w:rsidRDefault="00534B1C" w:rsidP="0038083D">
            <w:pPr>
              <w:spacing w:before="0" w:after="0"/>
              <w:jc w:val="both"/>
              <w:rPr>
                <w:rFonts w:eastAsia="Times New Roman" w:cs="Times New Roman"/>
                <w:color w:val="242424"/>
              </w:rPr>
            </w:pPr>
            <w:r w:rsidRPr="00534B1C">
              <w:rPr>
                <w:rFonts w:eastAsia="Times New Roman" w:cs="Times New Roman"/>
                <w:color w:val="242424"/>
              </w:rPr>
              <w:t>Sự kết hợp của loại sản xuất nguồn và loại sản xuất đích</w:t>
            </w:r>
          </w:p>
        </w:tc>
      </w:tr>
      <w:tr w:rsidR="00534B1C" w:rsidRPr="00534B1C" w14:paraId="41AA2F80" w14:textId="77777777" w:rsidTr="00534B1C">
        <w:trPr>
          <w:trHeight w:val="1440"/>
        </w:trPr>
        <w:tc>
          <w:tcPr>
            <w:tcW w:w="3820" w:type="dxa"/>
            <w:tcBorders>
              <w:top w:val="nil"/>
              <w:left w:val="single" w:sz="4" w:space="0" w:color="auto"/>
              <w:bottom w:val="single" w:sz="4" w:space="0" w:color="auto"/>
              <w:right w:val="single" w:sz="4" w:space="0" w:color="auto"/>
            </w:tcBorders>
            <w:shd w:val="clear" w:color="auto" w:fill="auto"/>
            <w:noWrap/>
            <w:vAlign w:val="center"/>
            <w:hideMark/>
          </w:tcPr>
          <w:p w14:paraId="4884026F" w14:textId="77777777" w:rsidR="00534B1C" w:rsidRPr="00534B1C" w:rsidRDefault="00534B1C" w:rsidP="0038083D">
            <w:pPr>
              <w:spacing w:before="0" w:after="0"/>
              <w:jc w:val="both"/>
              <w:rPr>
                <w:rFonts w:eastAsia="Times New Roman" w:cs="Times New Roman"/>
                <w:color w:val="242424"/>
              </w:rPr>
            </w:pPr>
            <w:r w:rsidRPr="00534B1C">
              <w:rPr>
                <w:rFonts w:eastAsia="Times New Roman" w:cs="Times New Roman"/>
                <w:color w:val="242424"/>
              </w:rPr>
              <w:t>Hướng gió, được cho dưới dạng một phạm vi (bắt đầu và kết thúc)</w:t>
            </w:r>
          </w:p>
        </w:tc>
        <w:tc>
          <w:tcPr>
            <w:tcW w:w="3080" w:type="dxa"/>
            <w:tcBorders>
              <w:top w:val="nil"/>
              <w:left w:val="nil"/>
              <w:bottom w:val="single" w:sz="4" w:space="0" w:color="auto"/>
              <w:right w:val="single" w:sz="4" w:space="0" w:color="auto"/>
            </w:tcBorders>
            <w:shd w:val="clear" w:color="auto" w:fill="auto"/>
            <w:noWrap/>
            <w:vAlign w:val="center"/>
            <w:hideMark/>
          </w:tcPr>
          <w:p w14:paraId="0B5E2755" w14:textId="77777777" w:rsidR="00534B1C" w:rsidRPr="00534B1C" w:rsidRDefault="00534B1C" w:rsidP="0038083D">
            <w:pPr>
              <w:spacing w:before="0" w:after="0"/>
              <w:jc w:val="both"/>
              <w:rPr>
                <w:rFonts w:eastAsia="Times New Roman" w:cs="Times New Roman"/>
                <w:color w:val="242424"/>
              </w:rPr>
            </w:pPr>
            <w:r w:rsidRPr="00534B1C">
              <w:rPr>
                <w:rFonts w:eastAsia="Times New Roman" w:cs="Times New Roman"/>
                <w:color w:val="242424"/>
              </w:rPr>
              <w:t>Độ, 0–360, trong đó 0 chỉ hướng bắc</w:t>
            </w:r>
          </w:p>
        </w:tc>
        <w:tc>
          <w:tcPr>
            <w:tcW w:w="2560" w:type="dxa"/>
            <w:tcBorders>
              <w:top w:val="nil"/>
              <w:left w:val="nil"/>
              <w:bottom w:val="single" w:sz="4" w:space="0" w:color="auto"/>
              <w:right w:val="single" w:sz="4" w:space="0" w:color="auto"/>
            </w:tcBorders>
            <w:shd w:val="clear" w:color="auto" w:fill="auto"/>
            <w:noWrap/>
            <w:vAlign w:val="center"/>
            <w:hideMark/>
          </w:tcPr>
          <w:p w14:paraId="36179489" w14:textId="77777777" w:rsidR="00534B1C" w:rsidRPr="00534B1C" w:rsidRDefault="00534B1C" w:rsidP="0038083D">
            <w:pPr>
              <w:spacing w:before="0" w:after="0"/>
              <w:jc w:val="both"/>
              <w:rPr>
                <w:rFonts w:eastAsia="Times New Roman" w:cs="Times New Roman"/>
                <w:color w:val="242424"/>
              </w:rPr>
            </w:pPr>
            <w:r w:rsidRPr="00534B1C">
              <w:rPr>
                <w:rFonts w:eastAsia="Times New Roman" w:cs="Times New Roman"/>
                <w:color w:val="242424"/>
              </w:rPr>
              <w:t>Sự kết hợp của loại sản xuất nguồn và loại sản xuất đích</w:t>
            </w:r>
          </w:p>
        </w:tc>
      </w:tr>
      <w:tr w:rsidR="00534B1C" w:rsidRPr="00534B1C" w14:paraId="3DCDD3C4" w14:textId="77777777" w:rsidTr="00534B1C">
        <w:trPr>
          <w:trHeight w:val="1080"/>
        </w:trPr>
        <w:tc>
          <w:tcPr>
            <w:tcW w:w="3820" w:type="dxa"/>
            <w:tcBorders>
              <w:top w:val="nil"/>
              <w:left w:val="single" w:sz="4" w:space="0" w:color="auto"/>
              <w:bottom w:val="single" w:sz="4" w:space="0" w:color="auto"/>
              <w:right w:val="single" w:sz="4" w:space="0" w:color="auto"/>
            </w:tcBorders>
            <w:shd w:val="clear" w:color="auto" w:fill="auto"/>
            <w:noWrap/>
            <w:vAlign w:val="center"/>
            <w:hideMark/>
          </w:tcPr>
          <w:p w14:paraId="38ED1246" w14:textId="77777777" w:rsidR="00534B1C" w:rsidRPr="00534B1C" w:rsidRDefault="00534B1C" w:rsidP="0038083D">
            <w:pPr>
              <w:spacing w:before="0" w:after="0"/>
              <w:jc w:val="both"/>
              <w:rPr>
                <w:rFonts w:eastAsia="Times New Roman" w:cs="Times New Roman"/>
                <w:color w:val="242424"/>
              </w:rPr>
            </w:pPr>
            <w:r w:rsidRPr="00534B1C">
              <w:rPr>
                <w:rFonts w:eastAsia="Times New Roman" w:cs="Times New Roman"/>
                <w:color w:val="242424"/>
              </w:rPr>
              <w:t>Khoảng cách lan truyền tối đa</w:t>
            </w:r>
          </w:p>
        </w:tc>
        <w:tc>
          <w:tcPr>
            <w:tcW w:w="3080" w:type="dxa"/>
            <w:tcBorders>
              <w:top w:val="nil"/>
              <w:left w:val="nil"/>
              <w:bottom w:val="single" w:sz="4" w:space="0" w:color="auto"/>
              <w:right w:val="single" w:sz="4" w:space="0" w:color="auto"/>
            </w:tcBorders>
            <w:shd w:val="clear" w:color="auto" w:fill="auto"/>
            <w:noWrap/>
            <w:vAlign w:val="center"/>
            <w:hideMark/>
          </w:tcPr>
          <w:p w14:paraId="79E2D9EC" w14:textId="77777777" w:rsidR="00534B1C" w:rsidRPr="00534B1C" w:rsidRDefault="00534B1C" w:rsidP="0038083D">
            <w:pPr>
              <w:spacing w:before="0" w:after="0"/>
              <w:jc w:val="both"/>
              <w:rPr>
                <w:rFonts w:eastAsia="Times New Roman" w:cs="Times New Roman"/>
                <w:color w:val="242424"/>
              </w:rPr>
            </w:pPr>
            <w:r w:rsidRPr="00534B1C">
              <w:rPr>
                <w:rFonts w:eastAsia="Times New Roman" w:cs="Times New Roman"/>
                <w:color w:val="242424"/>
              </w:rPr>
              <w:t>Giá trị vô hướng (km)</w:t>
            </w:r>
          </w:p>
        </w:tc>
        <w:tc>
          <w:tcPr>
            <w:tcW w:w="2560" w:type="dxa"/>
            <w:tcBorders>
              <w:top w:val="nil"/>
              <w:left w:val="nil"/>
              <w:bottom w:val="single" w:sz="4" w:space="0" w:color="auto"/>
              <w:right w:val="single" w:sz="4" w:space="0" w:color="auto"/>
            </w:tcBorders>
            <w:shd w:val="clear" w:color="auto" w:fill="auto"/>
            <w:noWrap/>
            <w:vAlign w:val="center"/>
            <w:hideMark/>
          </w:tcPr>
          <w:p w14:paraId="0ECF326A" w14:textId="77777777" w:rsidR="00534B1C" w:rsidRPr="00534B1C" w:rsidRDefault="00534B1C" w:rsidP="0038083D">
            <w:pPr>
              <w:spacing w:before="0" w:after="0"/>
              <w:jc w:val="both"/>
              <w:rPr>
                <w:rFonts w:eastAsia="Times New Roman" w:cs="Times New Roman"/>
                <w:color w:val="242424"/>
              </w:rPr>
            </w:pPr>
            <w:r w:rsidRPr="00534B1C">
              <w:rPr>
                <w:rFonts w:eastAsia="Times New Roman" w:cs="Times New Roman"/>
                <w:color w:val="242424"/>
              </w:rPr>
              <w:t>Sự kết hợp của loại sản xuất nguồn và loại sản xuất đích</w:t>
            </w:r>
          </w:p>
        </w:tc>
      </w:tr>
      <w:tr w:rsidR="00534B1C" w:rsidRPr="00534B1C" w14:paraId="50EA88D9" w14:textId="77777777" w:rsidTr="00534B1C">
        <w:trPr>
          <w:trHeight w:val="1080"/>
        </w:trPr>
        <w:tc>
          <w:tcPr>
            <w:tcW w:w="3820" w:type="dxa"/>
            <w:tcBorders>
              <w:top w:val="nil"/>
              <w:left w:val="single" w:sz="4" w:space="0" w:color="auto"/>
              <w:bottom w:val="single" w:sz="4" w:space="0" w:color="auto"/>
              <w:right w:val="single" w:sz="4" w:space="0" w:color="auto"/>
            </w:tcBorders>
            <w:shd w:val="clear" w:color="auto" w:fill="auto"/>
            <w:noWrap/>
            <w:vAlign w:val="center"/>
            <w:hideMark/>
          </w:tcPr>
          <w:p w14:paraId="1C41D614" w14:textId="77777777" w:rsidR="00534B1C" w:rsidRPr="00534B1C" w:rsidRDefault="00534B1C" w:rsidP="0038083D">
            <w:pPr>
              <w:spacing w:before="0" w:after="0"/>
              <w:jc w:val="both"/>
              <w:rPr>
                <w:rFonts w:eastAsia="Times New Roman" w:cs="Times New Roman"/>
                <w:color w:val="242424"/>
              </w:rPr>
            </w:pPr>
            <w:r w:rsidRPr="00534B1C">
              <w:rPr>
                <w:rFonts w:eastAsia="Times New Roman" w:cs="Times New Roman"/>
                <w:color w:val="242424"/>
              </w:rPr>
              <w:t>Vận chuyển không chậm trễ</w:t>
            </w:r>
          </w:p>
        </w:tc>
        <w:tc>
          <w:tcPr>
            <w:tcW w:w="3080" w:type="dxa"/>
            <w:tcBorders>
              <w:top w:val="nil"/>
              <w:left w:val="nil"/>
              <w:bottom w:val="single" w:sz="4" w:space="0" w:color="auto"/>
              <w:right w:val="single" w:sz="4" w:space="0" w:color="auto"/>
            </w:tcBorders>
            <w:shd w:val="clear" w:color="auto" w:fill="auto"/>
            <w:noWrap/>
            <w:vAlign w:val="center"/>
            <w:hideMark/>
          </w:tcPr>
          <w:p w14:paraId="24BE88DF" w14:textId="77777777" w:rsidR="00534B1C" w:rsidRPr="00534B1C" w:rsidRDefault="00534B1C" w:rsidP="0038083D">
            <w:pPr>
              <w:spacing w:before="0" w:after="0"/>
              <w:jc w:val="both"/>
              <w:rPr>
                <w:rFonts w:eastAsia="Times New Roman" w:cs="Times New Roman"/>
                <w:color w:val="242424"/>
              </w:rPr>
            </w:pPr>
            <w:r w:rsidRPr="00534B1C">
              <w:rPr>
                <w:rFonts w:eastAsia="Times New Roman" w:cs="Times New Roman"/>
                <w:color w:val="242424"/>
              </w:rPr>
              <w:t>Hàm mật độ xác suất (ngày)</w:t>
            </w:r>
          </w:p>
        </w:tc>
        <w:tc>
          <w:tcPr>
            <w:tcW w:w="2560" w:type="dxa"/>
            <w:tcBorders>
              <w:top w:val="nil"/>
              <w:left w:val="nil"/>
              <w:bottom w:val="single" w:sz="4" w:space="0" w:color="auto"/>
              <w:right w:val="single" w:sz="4" w:space="0" w:color="auto"/>
            </w:tcBorders>
            <w:shd w:val="clear" w:color="auto" w:fill="auto"/>
            <w:noWrap/>
            <w:vAlign w:val="center"/>
            <w:hideMark/>
          </w:tcPr>
          <w:p w14:paraId="3C95910E" w14:textId="77777777" w:rsidR="00534B1C" w:rsidRPr="00534B1C" w:rsidRDefault="00534B1C" w:rsidP="0038083D">
            <w:pPr>
              <w:keepNext/>
              <w:spacing w:before="0" w:after="0"/>
              <w:jc w:val="both"/>
              <w:rPr>
                <w:rFonts w:eastAsia="Times New Roman" w:cs="Times New Roman"/>
                <w:color w:val="242424"/>
              </w:rPr>
            </w:pPr>
            <w:r w:rsidRPr="00534B1C">
              <w:rPr>
                <w:rFonts w:eastAsia="Times New Roman" w:cs="Times New Roman"/>
                <w:color w:val="242424"/>
              </w:rPr>
              <w:t>Sự kết hợp của loại sản xuất nguồn và loại sản xuất đích</w:t>
            </w:r>
          </w:p>
        </w:tc>
      </w:tr>
    </w:tbl>
    <w:p w14:paraId="5090C09A" w14:textId="77777777" w:rsidR="00AD5AB9" w:rsidRPr="00AD5AB9" w:rsidRDefault="00993F53" w:rsidP="00220CA9">
      <w:pPr>
        <w:pStyle w:val="Caption"/>
        <w:spacing w:line="288" w:lineRule="auto"/>
        <w:jc w:val="center"/>
        <w:rPr>
          <w:rFonts w:eastAsia="Times New Roman" w:cs="Times New Roman"/>
          <w:sz w:val="28"/>
          <w:szCs w:val="28"/>
        </w:rPr>
      </w:pPr>
      <w:bookmarkStart w:id="44" w:name="_Toc96687465"/>
      <w:bookmarkStart w:id="45" w:name="_Toc96691719"/>
      <w:r w:rsidRPr="00993F53">
        <w:rPr>
          <w:sz w:val="28"/>
          <w:szCs w:val="28"/>
        </w:rPr>
        <w:t xml:space="preserve">Bảng </w:t>
      </w:r>
      <w:r w:rsidR="00A27F91">
        <w:rPr>
          <w:sz w:val="28"/>
          <w:szCs w:val="28"/>
        </w:rPr>
        <w:fldChar w:fldCharType="begin"/>
      </w:r>
      <w:r w:rsidR="00A27F91">
        <w:rPr>
          <w:sz w:val="28"/>
          <w:szCs w:val="28"/>
        </w:rPr>
        <w:instrText xml:space="preserve"> STYLEREF 1 \s </w:instrText>
      </w:r>
      <w:r w:rsidR="00A27F91">
        <w:rPr>
          <w:sz w:val="28"/>
          <w:szCs w:val="28"/>
        </w:rPr>
        <w:fldChar w:fldCharType="separate"/>
      </w:r>
      <w:r w:rsidR="00A27F91">
        <w:rPr>
          <w:noProof/>
          <w:sz w:val="28"/>
          <w:szCs w:val="28"/>
        </w:rPr>
        <w:t>2</w:t>
      </w:r>
      <w:r w:rsidR="00A27F91">
        <w:rPr>
          <w:sz w:val="28"/>
          <w:szCs w:val="28"/>
        </w:rPr>
        <w:fldChar w:fldCharType="end"/>
      </w:r>
      <w:r w:rsidR="00A27F91">
        <w:rPr>
          <w:sz w:val="28"/>
          <w:szCs w:val="28"/>
        </w:rPr>
        <w:noBreakHyphen/>
      </w:r>
      <w:r w:rsidR="00A27F91">
        <w:rPr>
          <w:sz w:val="28"/>
          <w:szCs w:val="28"/>
        </w:rPr>
        <w:fldChar w:fldCharType="begin"/>
      </w:r>
      <w:r w:rsidR="00A27F91">
        <w:rPr>
          <w:sz w:val="28"/>
          <w:szCs w:val="28"/>
        </w:rPr>
        <w:instrText xml:space="preserve"> SEQ Bảng \* ARABIC \s 1 </w:instrText>
      </w:r>
      <w:r w:rsidR="00A27F91">
        <w:rPr>
          <w:sz w:val="28"/>
          <w:szCs w:val="28"/>
        </w:rPr>
        <w:fldChar w:fldCharType="separate"/>
      </w:r>
      <w:r w:rsidR="00A27F91">
        <w:rPr>
          <w:noProof/>
          <w:sz w:val="28"/>
          <w:szCs w:val="28"/>
        </w:rPr>
        <w:t>1</w:t>
      </w:r>
      <w:r w:rsidR="00A27F91">
        <w:rPr>
          <w:sz w:val="28"/>
          <w:szCs w:val="28"/>
        </w:rPr>
        <w:fldChar w:fldCharType="end"/>
      </w:r>
      <w:r w:rsidRPr="00993F53">
        <w:rPr>
          <w:sz w:val="28"/>
          <w:szCs w:val="28"/>
        </w:rPr>
        <w:t>: Các thông số đầu vào được sử dụng trong NAADSM</w:t>
      </w:r>
      <w:r w:rsidR="00EA0981">
        <w:rPr>
          <w:sz w:val="28"/>
          <w:szCs w:val="28"/>
        </w:rPr>
        <w:t xml:space="preserve"> </w:t>
      </w:r>
      <w:sdt>
        <w:sdtPr>
          <w:rPr>
            <w:sz w:val="28"/>
            <w:szCs w:val="28"/>
          </w:rPr>
          <w:id w:val="1688862470"/>
          <w:citation/>
        </w:sdtPr>
        <w:sdtContent>
          <w:r w:rsidRPr="00993F53">
            <w:rPr>
              <w:sz w:val="28"/>
              <w:szCs w:val="28"/>
            </w:rPr>
            <w:fldChar w:fldCharType="begin"/>
          </w:r>
          <w:r w:rsidR="003345A4">
            <w:rPr>
              <w:sz w:val="28"/>
              <w:szCs w:val="28"/>
              <w:lang w:val="en-GB"/>
            </w:rPr>
            <w:instrText xml:space="preserve">CITATION Nei07 \l 2057 </w:instrText>
          </w:r>
          <w:r w:rsidRPr="00993F53">
            <w:rPr>
              <w:sz w:val="28"/>
              <w:szCs w:val="28"/>
            </w:rPr>
            <w:fldChar w:fldCharType="separate"/>
          </w:r>
          <w:r w:rsidR="003345A4" w:rsidRPr="003345A4">
            <w:rPr>
              <w:noProof/>
              <w:sz w:val="28"/>
              <w:szCs w:val="28"/>
              <w:lang w:val="en-GB"/>
            </w:rPr>
            <w:t>[13]</w:t>
          </w:r>
          <w:r w:rsidRPr="00993F53">
            <w:rPr>
              <w:sz w:val="28"/>
              <w:szCs w:val="28"/>
            </w:rPr>
            <w:fldChar w:fldCharType="end"/>
          </w:r>
        </w:sdtContent>
      </w:sdt>
      <w:bookmarkEnd w:id="44"/>
      <w:bookmarkEnd w:id="45"/>
    </w:p>
    <w:p w14:paraId="5C39B0A1" w14:textId="77777777" w:rsidR="00AD5AB9" w:rsidRPr="00AD5AB9" w:rsidRDefault="00AD5AB9" w:rsidP="0038083D">
      <w:pPr>
        <w:spacing w:before="0" w:after="160"/>
        <w:jc w:val="both"/>
        <w:rPr>
          <w:rFonts w:eastAsia="Times New Roman" w:cs="Times New Roman"/>
          <w:sz w:val="24"/>
          <w:szCs w:val="24"/>
        </w:rPr>
      </w:pPr>
    </w:p>
    <w:p w14:paraId="2C3A04C7" w14:textId="77777777" w:rsidR="00AD5AB9" w:rsidRPr="00AD5AB9" w:rsidRDefault="00AD5AB9" w:rsidP="0038083D">
      <w:pPr>
        <w:spacing w:before="0" w:after="0"/>
        <w:jc w:val="both"/>
        <w:rPr>
          <w:rFonts w:eastAsia="Times New Roman" w:cs="Times New Roman"/>
          <w:sz w:val="24"/>
          <w:szCs w:val="24"/>
        </w:rPr>
      </w:pPr>
    </w:p>
    <w:p w14:paraId="48D61C89" w14:textId="77777777" w:rsidR="00435CD4" w:rsidRDefault="00AD5AB9" w:rsidP="0038083D">
      <w:pPr>
        <w:keepNext/>
        <w:spacing w:before="0" w:after="160"/>
        <w:jc w:val="both"/>
      </w:pPr>
      <w:r w:rsidRPr="00AD5AB9">
        <w:rPr>
          <w:rFonts w:eastAsia="Times New Roman" w:cs="Times New Roman"/>
          <w:b/>
          <w:bCs/>
          <w:noProof/>
          <w:color w:val="242424"/>
          <w:bdr w:val="none" w:sz="0" w:space="0" w:color="auto" w:frame="1"/>
          <w:shd w:val="clear" w:color="auto" w:fill="FFFFFF"/>
        </w:rPr>
        <w:lastRenderedPageBreak/>
        <w:drawing>
          <wp:inline distT="0" distB="0" distL="0" distR="0" wp14:anchorId="4DD930A3" wp14:editId="202BB854">
            <wp:extent cx="5006340" cy="7985760"/>
            <wp:effectExtent l="0" t="0" r="3810" b="0"/>
            <wp:docPr id="15" name="Picture 15" descr="https://lh6.googleusercontent.com/8qkIXRoBngu7Ohy_rXJTV5o7UFZ_2Uz2FsEUfusNv3b_ntJiI4gZOBkHxIngQdl3oxyJsRpVRPKUjQdIdNtA0yCAmTLJDxSLnFt5LgctKn_RxP6-pxLqO_quCkeiQ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lh6.googleusercontent.com/8qkIXRoBngu7Ohy_rXJTV5o7UFZ_2Uz2FsEUfusNv3b_ntJiI4gZOBkHxIngQdl3oxyJsRpVRPKUjQdIdNtA0yCAmTLJDxSLnFt5LgctKn_RxP6-pxLqO_quCkeiQQ"/>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06340" cy="7985760"/>
                    </a:xfrm>
                    <a:prstGeom prst="rect">
                      <a:avLst/>
                    </a:prstGeom>
                    <a:noFill/>
                    <a:ln>
                      <a:noFill/>
                    </a:ln>
                  </pic:spPr>
                </pic:pic>
              </a:graphicData>
            </a:graphic>
          </wp:inline>
        </w:drawing>
      </w:r>
    </w:p>
    <w:p w14:paraId="5911903B" w14:textId="77777777" w:rsidR="00435CD4" w:rsidRPr="00435CD4" w:rsidRDefault="00435CD4" w:rsidP="00A63499">
      <w:pPr>
        <w:pStyle w:val="Caption"/>
        <w:spacing w:line="288" w:lineRule="auto"/>
        <w:jc w:val="center"/>
        <w:rPr>
          <w:sz w:val="28"/>
          <w:szCs w:val="28"/>
        </w:rPr>
      </w:pPr>
      <w:bookmarkStart w:id="46" w:name="_Toc96691730"/>
      <w:r w:rsidRPr="00435CD4">
        <w:rPr>
          <w:sz w:val="28"/>
          <w:szCs w:val="28"/>
        </w:rPr>
        <w:t xml:space="preserve">Hình </w:t>
      </w:r>
      <w:r w:rsidR="00E477CB">
        <w:rPr>
          <w:sz w:val="28"/>
          <w:szCs w:val="28"/>
        </w:rPr>
        <w:fldChar w:fldCharType="begin"/>
      </w:r>
      <w:r w:rsidR="00E477CB">
        <w:rPr>
          <w:sz w:val="28"/>
          <w:szCs w:val="28"/>
        </w:rPr>
        <w:instrText xml:space="preserve"> STYLEREF 1 \s </w:instrText>
      </w:r>
      <w:r w:rsidR="00E477CB">
        <w:rPr>
          <w:sz w:val="28"/>
          <w:szCs w:val="28"/>
        </w:rPr>
        <w:fldChar w:fldCharType="separate"/>
      </w:r>
      <w:r w:rsidR="00E477CB">
        <w:rPr>
          <w:noProof/>
          <w:sz w:val="28"/>
          <w:szCs w:val="28"/>
        </w:rPr>
        <w:t>2</w:t>
      </w:r>
      <w:r w:rsidR="00E477CB">
        <w:rPr>
          <w:sz w:val="28"/>
          <w:szCs w:val="28"/>
        </w:rPr>
        <w:fldChar w:fldCharType="end"/>
      </w:r>
      <w:r w:rsidR="00E477CB">
        <w:rPr>
          <w:sz w:val="28"/>
          <w:szCs w:val="28"/>
        </w:rPr>
        <w:t>.</w:t>
      </w:r>
      <w:r w:rsidR="00E477CB">
        <w:rPr>
          <w:sz w:val="28"/>
          <w:szCs w:val="28"/>
        </w:rPr>
        <w:fldChar w:fldCharType="begin"/>
      </w:r>
      <w:r w:rsidR="00E477CB">
        <w:rPr>
          <w:sz w:val="28"/>
          <w:szCs w:val="28"/>
        </w:rPr>
        <w:instrText xml:space="preserve"> SEQ Hình \* ARABIC \s 1 </w:instrText>
      </w:r>
      <w:r w:rsidR="00E477CB">
        <w:rPr>
          <w:sz w:val="28"/>
          <w:szCs w:val="28"/>
        </w:rPr>
        <w:fldChar w:fldCharType="separate"/>
      </w:r>
      <w:r w:rsidR="00E477CB">
        <w:rPr>
          <w:noProof/>
          <w:sz w:val="28"/>
          <w:szCs w:val="28"/>
        </w:rPr>
        <w:t>1</w:t>
      </w:r>
      <w:r w:rsidR="00E477CB">
        <w:rPr>
          <w:sz w:val="28"/>
          <w:szCs w:val="28"/>
        </w:rPr>
        <w:fldChar w:fldCharType="end"/>
      </w:r>
      <w:r w:rsidRPr="00435CD4">
        <w:rPr>
          <w:sz w:val="28"/>
          <w:szCs w:val="28"/>
        </w:rPr>
        <w:t>: Lưu đồ thể hiện việc tạo ra các tiếp xúc trực tiếp (Bước 1)</w:t>
      </w:r>
      <w:bookmarkEnd w:id="46"/>
    </w:p>
    <w:p w14:paraId="11D706D2" w14:textId="77777777" w:rsidR="00435CD4" w:rsidRDefault="00AD5AB9" w:rsidP="0038083D">
      <w:pPr>
        <w:keepNext/>
        <w:spacing w:before="0" w:after="160"/>
        <w:jc w:val="both"/>
      </w:pPr>
      <w:r w:rsidRPr="00AD5AB9">
        <w:rPr>
          <w:rFonts w:eastAsia="Times New Roman" w:cs="Times New Roman"/>
          <w:b/>
          <w:bCs/>
          <w:noProof/>
          <w:color w:val="242424"/>
          <w:bdr w:val="none" w:sz="0" w:space="0" w:color="auto" w:frame="1"/>
          <w:shd w:val="clear" w:color="auto" w:fill="FFFFFF"/>
        </w:rPr>
        <w:lastRenderedPageBreak/>
        <w:drawing>
          <wp:inline distT="0" distB="0" distL="0" distR="0" wp14:anchorId="484B438F" wp14:editId="0A6BA503">
            <wp:extent cx="5943600" cy="7246620"/>
            <wp:effectExtent l="0" t="0" r="0" b="0"/>
            <wp:docPr id="14" name="Picture 14" descr="https://lh6.googleusercontent.com/MriA6kc0JEHkLQ9B_YpcyvJdj1ByfJJhK2UbyjGQ3y381PcRsG0dG7xe_EYtWkjR8mgaq-kFSLrO8HOFqTWQkBSfIMoxpGIqOzhAu5oS_Gia10P-djt49BooIwW-2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lh6.googleusercontent.com/MriA6kc0JEHkLQ9B_YpcyvJdj1ByfJJhK2UbyjGQ3y381PcRsG0dG7xe_EYtWkjR8mgaq-kFSLrO8HOFqTWQkBSfIMoxpGIqOzhAu5oS_Gia10P-djt49BooIwW-2Q"/>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7246620"/>
                    </a:xfrm>
                    <a:prstGeom prst="rect">
                      <a:avLst/>
                    </a:prstGeom>
                    <a:noFill/>
                    <a:ln>
                      <a:noFill/>
                    </a:ln>
                  </pic:spPr>
                </pic:pic>
              </a:graphicData>
            </a:graphic>
          </wp:inline>
        </w:drawing>
      </w:r>
    </w:p>
    <w:p w14:paraId="012D6289" w14:textId="77777777" w:rsidR="00AD5AB9" w:rsidRPr="00AD5AB9" w:rsidRDefault="00435CD4" w:rsidP="00A63499">
      <w:pPr>
        <w:pStyle w:val="Caption"/>
        <w:spacing w:line="288" w:lineRule="auto"/>
        <w:jc w:val="center"/>
        <w:rPr>
          <w:rFonts w:eastAsia="Times New Roman" w:cs="Times New Roman"/>
          <w:sz w:val="28"/>
          <w:szCs w:val="28"/>
        </w:rPr>
      </w:pPr>
      <w:bookmarkStart w:id="47" w:name="_Toc96691731"/>
      <w:r w:rsidRPr="00435CD4">
        <w:rPr>
          <w:sz w:val="28"/>
          <w:szCs w:val="28"/>
        </w:rPr>
        <w:t xml:space="preserve">Hình </w:t>
      </w:r>
      <w:r w:rsidR="00E477CB">
        <w:rPr>
          <w:sz w:val="28"/>
          <w:szCs w:val="28"/>
        </w:rPr>
        <w:fldChar w:fldCharType="begin"/>
      </w:r>
      <w:r w:rsidR="00E477CB">
        <w:rPr>
          <w:sz w:val="28"/>
          <w:szCs w:val="28"/>
        </w:rPr>
        <w:instrText xml:space="preserve"> STYLEREF 1 \s </w:instrText>
      </w:r>
      <w:r w:rsidR="00E477CB">
        <w:rPr>
          <w:sz w:val="28"/>
          <w:szCs w:val="28"/>
        </w:rPr>
        <w:fldChar w:fldCharType="separate"/>
      </w:r>
      <w:r w:rsidR="00E477CB">
        <w:rPr>
          <w:noProof/>
          <w:sz w:val="28"/>
          <w:szCs w:val="28"/>
        </w:rPr>
        <w:t>2</w:t>
      </w:r>
      <w:r w:rsidR="00E477CB">
        <w:rPr>
          <w:sz w:val="28"/>
          <w:szCs w:val="28"/>
        </w:rPr>
        <w:fldChar w:fldCharType="end"/>
      </w:r>
      <w:r w:rsidR="00E477CB">
        <w:rPr>
          <w:sz w:val="28"/>
          <w:szCs w:val="28"/>
        </w:rPr>
        <w:t>.</w:t>
      </w:r>
      <w:r w:rsidR="00E477CB">
        <w:rPr>
          <w:sz w:val="28"/>
          <w:szCs w:val="28"/>
        </w:rPr>
        <w:fldChar w:fldCharType="begin"/>
      </w:r>
      <w:r w:rsidR="00E477CB">
        <w:rPr>
          <w:sz w:val="28"/>
          <w:szCs w:val="28"/>
        </w:rPr>
        <w:instrText xml:space="preserve"> SEQ Hình \* ARABIC \s 1 </w:instrText>
      </w:r>
      <w:r w:rsidR="00E477CB">
        <w:rPr>
          <w:sz w:val="28"/>
          <w:szCs w:val="28"/>
        </w:rPr>
        <w:fldChar w:fldCharType="separate"/>
      </w:r>
      <w:r w:rsidR="00E477CB">
        <w:rPr>
          <w:noProof/>
          <w:sz w:val="28"/>
          <w:szCs w:val="28"/>
        </w:rPr>
        <w:t>2</w:t>
      </w:r>
      <w:r w:rsidR="00E477CB">
        <w:rPr>
          <w:sz w:val="28"/>
          <w:szCs w:val="28"/>
        </w:rPr>
        <w:fldChar w:fldCharType="end"/>
      </w:r>
      <w:r w:rsidR="00A63499">
        <w:rPr>
          <w:sz w:val="28"/>
          <w:szCs w:val="28"/>
        </w:rPr>
        <w:t>.</w:t>
      </w:r>
      <w:r w:rsidRPr="00435CD4">
        <w:rPr>
          <w:sz w:val="28"/>
          <w:szCs w:val="28"/>
        </w:rPr>
        <w:t xml:space="preserve"> Lưu đồ thể hiện quá trình tạo ra các tiếp xúc trực tiếp (Bước 2)</w:t>
      </w:r>
      <w:bookmarkEnd w:id="47"/>
    </w:p>
    <w:p w14:paraId="4529D6BE" w14:textId="77777777" w:rsidR="00AD5AB9" w:rsidRPr="00AD5AB9" w:rsidRDefault="005C2AB6" w:rsidP="0038083D">
      <w:pPr>
        <w:spacing w:before="240" w:after="240"/>
        <w:ind w:firstLine="720"/>
        <w:jc w:val="both"/>
        <w:rPr>
          <w:rFonts w:eastAsia="Times New Roman" w:cs="Times New Roman"/>
          <w:sz w:val="24"/>
          <w:szCs w:val="24"/>
        </w:rPr>
      </w:pPr>
      <w:r>
        <w:rPr>
          <w:rFonts w:eastAsia="Times New Roman" w:cs="Times New Roman"/>
          <w:color w:val="242424"/>
          <w:shd w:val="clear" w:color="auto" w:fill="FFFFFF"/>
        </w:rPr>
        <w:t>Hình 2.</w:t>
      </w:r>
      <w:r w:rsidR="00D66841">
        <w:rPr>
          <w:rFonts w:eastAsia="Times New Roman" w:cs="Times New Roman"/>
          <w:color w:val="242424"/>
          <w:shd w:val="clear" w:color="auto" w:fill="FFFFFF"/>
        </w:rPr>
        <w:t>1</w:t>
      </w:r>
      <w:r>
        <w:rPr>
          <w:rFonts w:eastAsia="Times New Roman" w:cs="Times New Roman"/>
          <w:color w:val="242424"/>
          <w:shd w:val="clear" w:color="auto" w:fill="FFFFFF"/>
        </w:rPr>
        <w:t>.</w:t>
      </w:r>
      <w:r w:rsidR="009A541E">
        <w:rPr>
          <w:rFonts w:eastAsia="Times New Roman" w:cs="Times New Roman"/>
          <w:color w:val="242424"/>
          <w:shd w:val="clear" w:color="auto" w:fill="FFFFFF"/>
        </w:rPr>
        <w:t> </w:t>
      </w:r>
      <w:r w:rsidR="00D66841">
        <w:rPr>
          <w:rFonts w:eastAsia="Times New Roman" w:cs="Times New Roman"/>
          <w:color w:val="242424"/>
          <w:shd w:val="clear" w:color="auto" w:fill="FFFFFF"/>
        </w:rPr>
        <w:t xml:space="preserve">Lưu đồ thể </w:t>
      </w:r>
      <w:r w:rsidR="00AD5AB9" w:rsidRPr="00AD5AB9">
        <w:rPr>
          <w:rFonts w:eastAsia="Times New Roman" w:cs="Times New Roman"/>
          <w:color w:val="242424"/>
          <w:shd w:val="clear" w:color="auto" w:fill="FFFFFF"/>
        </w:rPr>
        <w:t xml:space="preserve">hiện việc tạo ra các tiếp xúc trực tiếp (Bước 1). Đầu tiên chúng ta cần xác định các hệ số di chuyển được chỉ định, có nghĩa là mô phỏng có đang xét trường hợp áp đặt hạn chế di chuyển hay không. Sau đó đưa tất cả các đơn vị vào một quần thể và đặt danh sách tiếp xúc ban đầu cho mỗi đơn </w:t>
      </w:r>
      <w:r w:rsidR="00AD5AB9" w:rsidRPr="00AD5AB9">
        <w:rPr>
          <w:rFonts w:eastAsia="Times New Roman" w:cs="Times New Roman"/>
          <w:color w:val="242424"/>
          <w:shd w:val="clear" w:color="auto" w:fill="FFFFFF"/>
        </w:rPr>
        <w:lastRenderedPageBreak/>
        <w:t>vị là rỗng, tức là chưa có tiếp xúc. Vào mỗi ngày thực hiện mô phỏng, mỗi đơn vị lây nhiễm sẽ tiếp xúc trực tiếp với một số đơn vị khác trong quần thể. Các chuyển động từ các đơn vị truyền nhiễm (tiềm ẩn, cận lâm sàng truyền nhiễm, hoặc lâm sàng truyền nhiễm) chưa được kiểm dịch được ghi lại. Số lượng các tiếp xúc trực tiếp từ mỗi đơn vị lây nhiễm được rút ra từ một phân bố Poisson. Khi tổng số tiếp xúc sẽ xảy ra được, mô hình sẽ xác định đơn vị nào sẽ nhận các liên hệ đó cũng như ảnh hưởng của từng liên hệ (b)</w:t>
      </w:r>
    </w:p>
    <w:p w14:paraId="712020F8" w14:textId="77777777" w:rsidR="009F4AC3" w:rsidRDefault="005C2AB6" w:rsidP="0038083D">
      <w:pPr>
        <w:spacing w:before="240" w:after="240"/>
        <w:ind w:firstLine="720"/>
        <w:jc w:val="both"/>
        <w:rPr>
          <w:rFonts w:eastAsia="Times New Roman" w:cs="Times New Roman"/>
          <w:color w:val="242424"/>
          <w:shd w:val="clear" w:color="auto" w:fill="FFFFFF"/>
        </w:rPr>
      </w:pPr>
      <w:r>
        <w:rPr>
          <w:rFonts w:eastAsia="Times New Roman" w:cs="Times New Roman"/>
          <w:color w:val="242424"/>
          <w:shd w:val="clear" w:color="auto" w:fill="FFFFFF"/>
        </w:rPr>
        <w:t>Hình 2.2.</w:t>
      </w:r>
      <w:r w:rsidR="009A541E">
        <w:rPr>
          <w:rFonts w:eastAsia="Times New Roman" w:cs="Times New Roman"/>
          <w:color w:val="242424"/>
          <w:shd w:val="clear" w:color="auto" w:fill="FFFFFF"/>
        </w:rPr>
        <w:t xml:space="preserve"> </w:t>
      </w:r>
      <w:r w:rsidR="00CE05E7">
        <w:rPr>
          <w:rFonts w:eastAsia="Times New Roman" w:cs="Times New Roman"/>
          <w:color w:val="242424"/>
          <w:shd w:val="clear" w:color="auto" w:fill="FFFFFF"/>
        </w:rPr>
        <w:t>Lưu đồ</w:t>
      </w:r>
      <w:r w:rsidR="00AD5AB9" w:rsidRPr="00AD5AB9">
        <w:rPr>
          <w:rFonts w:eastAsia="Times New Roman" w:cs="Times New Roman"/>
          <w:color w:val="242424"/>
          <w:shd w:val="clear" w:color="auto" w:fill="FFFFFF"/>
        </w:rPr>
        <w:t xml:space="preserve"> thể hiện quá trình tạo ra các tiếp xúc trực tiếp (Bước 2). Sau khi các đơn vị nguồn thiết lập tiếp xúc trực tiếp (a), các đơn vị đích xác định mỗi tiếp xúc dựa trên khoảng cách từ nguồn tới đích. Nếu một đơn vị đích nhạy cảm được chọn cho một liên hệ, một quy trình ngẫu nhiên sẽ xác định xem đơn vị nguồn có bị nhiễm bệnh hay không.</w:t>
      </w:r>
    </w:p>
    <w:p w14:paraId="789DCF9D" w14:textId="77777777" w:rsidR="00966992" w:rsidRDefault="00966992" w:rsidP="00226446">
      <w:pPr>
        <w:pStyle w:val="Heading4"/>
        <w:ind w:left="851"/>
        <w:jc w:val="both"/>
      </w:pPr>
      <w:r>
        <w:rPr>
          <w:shd w:val="clear" w:color="auto" w:fill="FFFFFF"/>
        </w:rPr>
        <w:t>Lây truyền qua tiếp xúc gián tiếp</w:t>
      </w:r>
    </w:p>
    <w:p w14:paraId="5932AE3F" w14:textId="2EF140A4" w:rsidR="00966992" w:rsidRDefault="00966992" w:rsidP="0038083D">
      <w:pPr>
        <w:pStyle w:val="NormalWeb"/>
        <w:spacing w:before="240" w:beforeAutospacing="0" w:after="240" w:afterAutospacing="0" w:line="288" w:lineRule="auto"/>
        <w:ind w:firstLine="720"/>
        <w:jc w:val="both"/>
      </w:pPr>
      <w:r>
        <w:rPr>
          <w:color w:val="242424"/>
          <w:sz w:val="28"/>
          <w:szCs w:val="28"/>
          <w:shd w:val="clear" w:color="auto" w:fill="FFFFFF"/>
        </w:rPr>
        <w:t>Các tiếp xúc gián tiếp như chuyển động của người, vật liệu, phương tiện, thiết bị, sản phẩm động vật,</w:t>
      </w:r>
      <w:r w:rsidR="008841CC">
        <w:rPr>
          <w:color w:val="242424"/>
          <w:sz w:val="28"/>
          <w:szCs w:val="28"/>
          <w:shd w:val="clear" w:color="auto" w:fill="FFFFFF"/>
        </w:rPr>
        <w:t xml:space="preserve"> v.v</w:t>
      </w:r>
      <w:r w:rsidR="00322BA5">
        <w:rPr>
          <w:color w:val="242424"/>
          <w:sz w:val="28"/>
          <w:szCs w:val="28"/>
          <w:shd w:val="clear" w:color="auto" w:fill="FFFFFF"/>
        </w:rPr>
        <w:t xml:space="preserve"> v.v.</w:t>
      </w:r>
      <w:r>
        <w:rPr>
          <w:color w:val="242424"/>
          <w:sz w:val="28"/>
          <w:szCs w:val="28"/>
          <w:shd w:val="clear" w:color="auto" w:fill="FFFFFF"/>
        </w:rPr>
        <w:t xml:space="preserve"> giữa các đơn vị  được mô phỏng theo cách tương tự như tiếp xúc trực tiếp, ngoại trừ các đơn vị lây nhiễm cận lâm sàng và lâm sàng, không phải đơn vị tiềm ẩn, có thể hoạt động là nguồn lây nhiễm </w:t>
      </w:r>
      <w:sdt>
        <w:sdtPr>
          <w:rPr>
            <w:color w:val="242424"/>
            <w:sz w:val="28"/>
            <w:szCs w:val="28"/>
            <w:shd w:val="clear" w:color="auto" w:fill="FFFFFF"/>
          </w:rPr>
          <w:id w:val="337518953"/>
          <w:citation/>
        </w:sdtPr>
        <w:sdtContent>
          <w:r>
            <w:rPr>
              <w:color w:val="242424"/>
              <w:sz w:val="28"/>
              <w:szCs w:val="28"/>
              <w:shd w:val="clear" w:color="auto" w:fill="FFFFFF"/>
            </w:rPr>
            <w:fldChar w:fldCharType="begin"/>
          </w:r>
          <w:r w:rsidR="003345A4">
            <w:rPr>
              <w:color w:val="242424"/>
              <w:sz w:val="28"/>
              <w:szCs w:val="28"/>
              <w:shd w:val="clear" w:color="auto" w:fill="FFFFFF"/>
              <w:lang w:val="en-GB"/>
            </w:rPr>
            <w:instrText xml:space="preserve">CITATION Nei07 \l 2057 </w:instrText>
          </w:r>
          <w:r>
            <w:rPr>
              <w:color w:val="242424"/>
              <w:sz w:val="28"/>
              <w:szCs w:val="28"/>
              <w:shd w:val="clear" w:color="auto" w:fill="FFFFFF"/>
            </w:rPr>
            <w:fldChar w:fldCharType="separate"/>
          </w:r>
          <w:r w:rsidR="003345A4" w:rsidRPr="003345A4">
            <w:rPr>
              <w:noProof/>
              <w:color w:val="242424"/>
              <w:sz w:val="28"/>
              <w:szCs w:val="28"/>
              <w:shd w:val="clear" w:color="auto" w:fill="FFFFFF"/>
              <w:lang w:val="en-GB"/>
            </w:rPr>
            <w:t>[13]</w:t>
          </w:r>
          <w:r>
            <w:rPr>
              <w:color w:val="242424"/>
              <w:sz w:val="28"/>
              <w:szCs w:val="28"/>
              <w:shd w:val="clear" w:color="auto" w:fill="FFFFFF"/>
            </w:rPr>
            <w:fldChar w:fldCharType="end"/>
          </w:r>
        </w:sdtContent>
      </w:sdt>
      <w:r>
        <w:rPr>
          <w:color w:val="242424"/>
          <w:sz w:val="28"/>
          <w:szCs w:val="28"/>
          <w:shd w:val="clear" w:color="auto" w:fill="FFFFFF"/>
        </w:rPr>
        <w:t>. Các đơn vị đã được kiểm dịch có thể là nguồn tiếp xúc gián tiếp. Bảng 1 thể hiện các thông số đối với tiếp xúc gián tiếp. Các tiếp xúc gián tiếp sẽ được ghi lại và có thể được xác định trong quá trình điều tra theo dõi.</w:t>
      </w:r>
    </w:p>
    <w:p w14:paraId="08539C9A" w14:textId="77777777" w:rsidR="00C628BE" w:rsidRPr="00F2096E" w:rsidRDefault="00C628BE" w:rsidP="00226446">
      <w:pPr>
        <w:pStyle w:val="Heading4"/>
        <w:ind w:left="851"/>
        <w:jc w:val="both"/>
        <w:rPr>
          <w:shd w:val="clear" w:color="auto" w:fill="FFFFFF"/>
        </w:rPr>
      </w:pPr>
      <w:r>
        <w:rPr>
          <w:shd w:val="clear" w:color="auto" w:fill="FFFFFF"/>
        </w:rPr>
        <w:t>Lây truyền qua không khí</w:t>
      </w:r>
    </w:p>
    <w:p w14:paraId="0AAB8123" w14:textId="6C56B297" w:rsidR="00C628BE" w:rsidRDefault="00C628BE" w:rsidP="0038083D">
      <w:pPr>
        <w:pStyle w:val="NormalWeb"/>
        <w:spacing w:before="0" w:beforeAutospacing="0" w:after="160" w:afterAutospacing="0" w:line="288" w:lineRule="auto"/>
        <w:ind w:firstLine="720"/>
        <w:jc w:val="both"/>
      </w:pPr>
      <w:r>
        <w:rPr>
          <w:color w:val="242424"/>
          <w:sz w:val="28"/>
          <w:szCs w:val="28"/>
          <w:shd w:val="clear" w:color="auto" w:fill="FFFFFF"/>
        </w:rPr>
        <w:t>Sự lây lan qua không khí có thể xảy ra ở mọi đơn vị, kể cả các đơn vị đã được cách ly. Một đối tượng có khả năng lây lan bệnh trong không khí nếu nó đang ở trạng thái nhạy cảm, hướng tới nguồn hợp với hướng gió và nằm trong khoảng cách lan truyền tối đa.</w:t>
      </w:r>
    </w:p>
    <w:p w14:paraId="7085D03D" w14:textId="77777777" w:rsidR="005C2AB6" w:rsidRDefault="005C2AB6">
      <w:pPr>
        <w:rPr>
          <w:rFonts w:eastAsiaTheme="majorEastAsia" w:cstheme="majorBidi"/>
          <w:b/>
          <w:i/>
          <w:szCs w:val="24"/>
          <w:shd w:val="clear" w:color="auto" w:fill="FFFFFF"/>
        </w:rPr>
      </w:pPr>
      <w:bookmarkStart w:id="48" w:name="_Toc96691691"/>
      <w:r>
        <w:rPr>
          <w:shd w:val="clear" w:color="auto" w:fill="FFFFFF"/>
        </w:rPr>
        <w:br w:type="page"/>
      </w:r>
    </w:p>
    <w:p w14:paraId="58929AA9" w14:textId="77777777" w:rsidR="00966992" w:rsidRDefault="00966992" w:rsidP="0038083D">
      <w:pPr>
        <w:pStyle w:val="Heading3"/>
        <w:jc w:val="both"/>
      </w:pPr>
      <w:r>
        <w:rPr>
          <w:shd w:val="clear" w:color="auto" w:fill="FFFFFF"/>
        </w:rPr>
        <w:lastRenderedPageBreak/>
        <w:t>Phát hiện bệnh</w:t>
      </w:r>
      <w:bookmarkEnd w:id="48"/>
    </w:p>
    <w:p w14:paraId="0B4431D2" w14:textId="77777777" w:rsidR="00966992" w:rsidRDefault="00966992" w:rsidP="0038083D">
      <w:pPr>
        <w:pStyle w:val="NormalWeb"/>
        <w:spacing w:before="0" w:beforeAutospacing="0" w:after="160" w:afterAutospacing="0" w:line="288" w:lineRule="auto"/>
        <w:ind w:firstLine="720"/>
        <w:jc w:val="both"/>
      </w:pPr>
      <w:r>
        <w:rPr>
          <w:color w:val="242424"/>
          <w:sz w:val="28"/>
          <w:szCs w:val="28"/>
          <w:shd w:val="clear" w:color="auto" w:fill="FFFFFF"/>
        </w:rPr>
        <w:t xml:space="preserve">Hai xác suất góp phần vào việc phát hiện bệnh là xác suất quan sát thấy các dấu hiệu lâm sàng của bệnh và xác suất đơn vị có các dấu hiệu lâm sàng được quan sát. Xác suất tổng thể của việc phát hiện một đơn vị bị nhiễm vào một ngày cụ thể là tích của hai xác suất thành phần này </w:t>
      </w:r>
      <w:sdt>
        <w:sdtPr>
          <w:rPr>
            <w:color w:val="242424"/>
            <w:sz w:val="28"/>
            <w:szCs w:val="28"/>
            <w:shd w:val="clear" w:color="auto" w:fill="FFFFFF"/>
          </w:rPr>
          <w:id w:val="-1756585761"/>
          <w:citation/>
        </w:sdtPr>
        <w:sdtContent>
          <w:r>
            <w:rPr>
              <w:color w:val="242424"/>
              <w:sz w:val="28"/>
              <w:szCs w:val="28"/>
              <w:shd w:val="clear" w:color="auto" w:fill="FFFFFF"/>
            </w:rPr>
            <w:fldChar w:fldCharType="begin"/>
          </w:r>
          <w:r w:rsidR="003345A4">
            <w:rPr>
              <w:color w:val="242424"/>
              <w:sz w:val="28"/>
              <w:szCs w:val="28"/>
              <w:shd w:val="clear" w:color="auto" w:fill="FFFFFF"/>
              <w:lang w:val="en-GB"/>
            </w:rPr>
            <w:instrText xml:space="preserve">CITATION Nei07 \l 2057 </w:instrText>
          </w:r>
          <w:r>
            <w:rPr>
              <w:color w:val="242424"/>
              <w:sz w:val="28"/>
              <w:szCs w:val="28"/>
              <w:shd w:val="clear" w:color="auto" w:fill="FFFFFF"/>
            </w:rPr>
            <w:fldChar w:fldCharType="separate"/>
          </w:r>
          <w:r w:rsidR="003345A4" w:rsidRPr="003345A4">
            <w:rPr>
              <w:noProof/>
              <w:color w:val="242424"/>
              <w:sz w:val="28"/>
              <w:szCs w:val="28"/>
              <w:shd w:val="clear" w:color="auto" w:fill="FFFFFF"/>
              <w:lang w:val="en-GB"/>
            </w:rPr>
            <w:t>[13]</w:t>
          </w:r>
          <w:r>
            <w:rPr>
              <w:color w:val="242424"/>
              <w:sz w:val="28"/>
              <w:szCs w:val="28"/>
              <w:shd w:val="clear" w:color="auto" w:fill="FFFFFF"/>
            </w:rPr>
            <w:fldChar w:fldCharType="end"/>
          </w:r>
        </w:sdtContent>
      </w:sdt>
    </w:p>
    <w:p w14:paraId="5237F265" w14:textId="77777777" w:rsidR="00997569" w:rsidRPr="00997569" w:rsidRDefault="00966992" w:rsidP="0038083D">
      <w:pPr>
        <w:pStyle w:val="Heading3"/>
        <w:jc w:val="both"/>
      </w:pPr>
      <w:bookmarkStart w:id="49" w:name="_Toc96691692"/>
      <w:r>
        <w:rPr>
          <w:shd w:val="clear" w:color="auto" w:fill="FFFFFF"/>
        </w:rPr>
        <w:t>Truy vết</w:t>
      </w:r>
      <w:bookmarkEnd w:id="49"/>
    </w:p>
    <w:p w14:paraId="475AF3DE" w14:textId="53B0D55C" w:rsidR="00966992" w:rsidRPr="00FA4A5F" w:rsidRDefault="00966992" w:rsidP="0038083D">
      <w:pPr>
        <w:ind w:firstLine="720"/>
        <w:jc w:val="both"/>
      </w:pPr>
      <w:r w:rsidRPr="00FA4A5F">
        <w:t xml:space="preserve">Khi một đơn vị bị nhiễm được phát hiện, các đơn vị khác mà nó tiếp xúc trong một số ngày nhất định có thể được xác định bằng cách truy vết. Các đơn vị được xác định bằng cách </w:t>
      </w:r>
      <w:r w:rsidR="0079489E">
        <w:t xml:space="preserve">truy </w:t>
      </w:r>
      <w:r w:rsidRPr="00FA4A5F">
        <w:t>vết đều được cách ly và có thể được chỉ định để tiêu hủy trước.</w:t>
      </w:r>
    </w:p>
    <w:p w14:paraId="074A6A10" w14:textId="77777777" w:rsidR="00966992" w:rsidRDefault="00966992" w:rsidP="0038083D">
      <w:pPr>
        <w:pStyle w:val="Heading3"/>
        <w:jc w:val="both"/>
      </w:pPr>
      <w:bookmarkStart w:id="50" w:name="_Toc96691693"/>
      <w:r>
        <w:rPr>
          <w:shd w:val="clear" w:color="auto" w:fill="FFFFFF"/>
        </w:rPr>
        <w:t>Các biện pháp kiểm soát</w:t>
      </w:r>
      <w:bookmarkEnd w:id="50"/>
    </w:p>
    <w:p w14:paraId="4CD39631" w14:textId="77777777" w:rsidR="000B6FF4" w:rsidRDefault="00966992" w:rsidP="0038083D">
      <w:pPr>
        <w:pStyle w:val="NormalWeb"/>
        <w:numPr>
          <w:ilvl w:val="0"/>
          <w:numId w:val="18"/>
        </w:numPr>
        <w:spacing w:before="240" w:beforeAutospacing="0" w:after="0" w:afterAutospacing="0" w:line="288" w:lineRule="auto"/>
        <w:jc w:val="both"/>
        <w:textAlignment w:val="baseline"/>
        <w:rPr>
          <w:color w:val="242424"/>
          <w:sz w:val="28"/>
          <w:szCs w:val="28"/>
        </w:rPr>
      </w:pPr>
      <w:r>
        <w:rPr>
          <w:color w:val="242424"/>
          <w:sz w:val="28"/>
          <w:szCs w:val="28"/>
          <w:shd w:val="clear" w:color="auto" w:fill="FFFFFF"/>
        </w:rPr>
        <w:t>Cách ly: Đơn vị bệnh sau khi được phát hiện, các đơn vị tiếp xúc trực tiếp hoặc gián tiếp với nguồn bệnh sẽ bị cách ly. Các đơn vị đã được cách ly không thể nhận hoặc tạo ra các tiếp xúc trực tiếp, nhưng các tiếp xúc gián tiếp và lây lan qua đường không khí vẫn có thể xảy ra.</w:t>
      </w:r>
    </w:p>
    <w:p w14:paraId="6C35C059" w14:textId="77777777" w:rsidR="000B6FF4" w:rsidRDefault="00966992" w:rsidP="0038083D">
      <w:pPr>
        <w:pStyle w:val="NormalWeb"/>
        <w:numPr>
          <w:ilvl w:val="0"/>
          <w:numId w:val="18"/>
        </w:numPr>
        <w:spacing w:before="240" w:beforeAutospacing="0" w:after="0" w:afterAutospacing="0" w:line="288" w:lineRule="auto"/>
        <w:jc w:val="both"/>
        <w:textAlignment w:val="baseline"/>
        <w:rPr>
          <w:color w:val="242424"/>
          <w:sz w:val="28"/>
          <w:szCs w:val="28"/>
        </w:rPr>
      </w:pPr>
      <w:r w:rsidRPr="000B6FF4">
        <w:rPr>
          <w:color w:val="242424"/>
          <w:sz w:val="28"/>
          <w:szCs w:val="28"/>
          <w:shd w:val="clear" w:color="auto" w:fill="FFFFFF"/>
        </w:rPr>
        <w:t>Tiêu hủy: tất cả các đơn vị được phát hiện có thể được chỉ định để tiêu hủy để hạn chế sự lây lan của dịch bệnh</w:t>
      </w:r>
    </w:p>
    <w:p w14:paraId="6520FB69" w14:textId="09AD0B3B" w:rsidR="00966992" w:rsidRPr="000B6FF4" w:rsidRDefault="00966992" w:rsidP="0038083D">
      <w:pPr>
        <w:pStyle w:val="NormalWeb"/>
        <w:numPr>
          <w:ilvl w:val="0"/>
          <w:numId w:val="18"/>
        </w:numPr>
        <w:spacing w:before="240" w:beforeAutospacing="0" w:after="0" w:afterAutospacing="0" w:line="288" w:lineRule="auto"/>
        <w:jc w:val="both"/>
        <w:textAlignment w:val="baseline"/>
        <w:rPr>
          <w:color w:val="242424"/>
          <w:sz w:val="28"/>
          <w:szCs w:val="28"/>
        </w:rPr>
      </w:pPr>
      <w:r w:rsidRPr="000B6FF4">
        <w:rPr>
          <w:color w:val="242424"/>
          <w:sz w:val="28"/>
          <w:szCs w:val="28"/>
          <w:shd w:val="clear" w:color="auto" w:fill="FFFFFF"/>
        </w:rPr>
        <w:t xml:space="preserve">Tiêm phòng: là phương pháp hiệu quả để có thể phòng ngừa dịch bệnh. Các đơn vị có thể được tiêm phòng nhiều lần, tuy </w:t>
      </w:r>
      <w:r w:rsidR="008C4CDD">
        <w:rPr>
          <w:color w:val="242424"/>
          <w:sz w:val="28"/>
          <w:szCs w:val="28"/>
          <w:shd w:val="clear" w:color="auto" w:fill="FFFFFF"/>
        </w:rPr>
        <w:t xml:space="preserve">nhiên </w:t>
      </w:r>
      <w:r w:rsidRPr="000B6FF4">
        <w:rPr>
          <w:color w:val="242424"/>
          <w:sz w:val="28"/>
          <w:szCs w:val="28"/>
          <w:shd w:val="clear" w:color="auto" w:fill="FFFFFF"/>
        </w:rPr>
        <w:t>phải vượt qua số ngày tối thiểu được chỉ định</w:t>
      </w:r>
    </w:p>
    <w:p w14:paraId="3D59C655" w14:textId="77777777" w:rsidR="005C2AB6" w:rsidRDefault="005C2AB6">
      <w:pPr>
        <w:rPr>
          <w:rFonts w:eastAsiaTheme="majorEastAsia" w:cstheme="majorBidi"/>
          <w:b/>
          <w:szCs w:val="26"/>
          <w:lang w:val="en-GB"/>
        </w:rPr>
      </w:pPr>
      <w:bookmarkStart w:id="51" w:name="_Toc96691694"/>
      <w:r>
        <w:rPr>
          <w:lang w:val="en-GB"/>
        </w:rPr>
        <w:br w:type="page"/>
      </w:r>
    </w:p>
    <w:p w14:paraId="381A86E4" w14:textId="77777777" w:rsidR="005E7CEB" w:rsidRDefault="005E7CEB" w:rsidP="0038083D">
      <w:pPr>
        <w:pStyle w:val="Heading2"/>
        <w:ind w:left="567"/>
        <w:jc w:val="both"/>
        <w:rPr>
          <w:lang w:val="en-GB"/>
        </w:rPr>
      </w:pPr>
      <w:r>
        <w:rPr>
          <w:lang w:val="en-GB"/>
        </w:rPr>
        <w:lastRenderedPageBreak/>
        <w:t>Các công cụ hỗ trợ</w:t>
      </w:r>
      <w:bookmarkEnd w:id="51"/>
    </w:p>
    <w:p w14:paraId="6CB5B4C3" w14:textId="77777777" w:rsidR="009071DF" w:rsidRDefault="009071DF" w:rsidP="0038083D">
      <w:pPr>
        <w:pStyle w:val="Heading3"/>
        <w:jc w:val="both"/>
        <w:rPr>
          <w:lang w:val="en-GB"/>
        </w:rPr>
      </w:pPr>
      <w:bookmarkStart w:id="52" w:name="_Toc96691695"/>
      <w:r>
        <w:rPr>
          <w:lang w:val="en-GB"/>
        </w:rPr>
        <w:t>QGIS</w:t>
      </w:r>
      <w:bookmarkEnd w:id="52"/>
    </w:p>
    <w:p w14:paraId="11E4982D" w14:textId="77777777" w:rsidR="009071DF" w:rsidRDefault="009071DF" w:rsidP="0038083D">
      <w:pPr>
        <w:pStyle w:val="NormalWeb"/>
        <w:spacing w:before="240" w:beforeAutospacing="0" w:after="240" w:afterAutospacing="0" w:line="288" w:lineRule="auto"/>
        <w:ind w:firstLine="720"/>
        <w:jc w:val="both"/>
      </w:pPr>
      <w:r>
        <w:rPr>
          <w:color w:val="333333"/>
          <w:sz w:val="28"/>
          <w:szCs w:val="28"/>
          <w:shd w:val="clear" w:color="auto" w:fill="FFFFFF"/>
        </w:rPr>
        <w:t xml:space="preserve">QGIS là phần mềm hệ thống thông tin địa lý (Geographic Information System - GIS) mã nguồn mở thân thiện với người dùng. Nó chạy trên các hệ điều hành như Linux, Unix, Mac OS, Windows và Android và hỗ trợ nhiều định dạng vector, raster, định dạng cơ sở dữ liệu và chức năng. QGIS bao gồm các ứng dụng </w:t>
      </w:r>
      <w:sdt>
        <w:sdtPr>
          <w:rPr>
            <w:color w:val="333333"/>
            <w:sz w:val="28"/>
            <w:szCs w:val="28"/>
            <w:shd w:val="clear" w:color="auto" w:fill="FFFFFF"/>
          </w:rPr>
          <w:id w:val="287626483"/>
          <w:citation/>
        </w:sdtPr>
        <w:sdtContent>
          <w:r>
            <w:rPr>
              <w:color w:val="333333"/>
              <w:sz w:val="28"/>
              <w:szCs w:val="28"/>
              <w:shd w:val="clear" w:color="auto" w:fill="FFFFFF"/>
            </w:rPr>
            <w:fldChar w:fldCharType="begin"/>
          </w:r>
          <w:r>
            <w:rPr>
              <w:color w:val="333333"/>
              <w:sz w:val="28"/>
              <w:szCs w:val="28"/>
              <w:shd w:val="clear" w:color="auto" w:fill="FFFFFF"/>
              <w:lang w:val="en-GB"/>
            </w:rPr>
            <w:instrText xml:space="preserve"> CITATION qgis_feature \l 2057 </w:instrText>
          </w:r>
          <w:r>
            <w:rPr>
              <w:color w:val="333333"/>
              <w:sz w:val="28"/>
              <w:szCs w:val="28"/>
              <w:shd w:val="clear" w:color="auto" w:fill="FFFFFF"/>
            </w:rPr>
            <w:fldChar w:fldCharType="separate"/>
          </w:r>
          <w:r>
            <w:rPr>
              <w:noProof/>
              <w:color w:val="333333"/>
              <w:sz w:val="28"/>
              <w:szCs w:val="28"/>
              <w:shd w:val="clear" w:color="auto" w:fill="FFFFFF"/>
              <w:lang w:val="en-GB"/>
            </w:rPr>
            <w:t xml:space="preserve"> </w:t>
          </w:r>
          <w:r w:rsidRPr="00284897">
            <w:rPr>
              <w:noProof/>
              <w:color w:val="333333"/>
              <w:sz w:val="28"/>
              <w:szCs w:val="28"/>
              <w:shd w:val="clear" w:color="auto" w:fill="FFFFFF"/>
              <w:lang w:val="en-GB"/>
            </w:rPr>
            <w:t>[10]</w:t>
          </w:r>
          <w:r>
            <w:rPr>
              <w:color w:val="333333"/>
              <w:sz w:val="28"/>
              <w:szCs w:val="28"/>
              <w:shd w:val="clear" w:color="auto" w:fill="FFFFFF"/>
            </w:rPr>
            <w:fldChar w:fldCharType="end"/>
          </w:r>
        </w:sdtContent>
      </w:sdt>
      <w:r>
        <w:rPr>
          <w:color w:val="333333"/>
          <w:sz w:val="28"/>
          <w:szCs w:val="28"/>
          <w:shd w:val="clear" w:color="auto" w:fill="FFFFFF"/>
        </w:rPr>
        <w:t>:</w:t>
      </w:r>
    </w:p>
    <w:p w14:paraId="09AEA93A" w14:textId="77777777" w:rsidR="009071DF" w:rsidRDefault="009071DF" w:rsidP="00C1488B">
      <w:pPr>
        <w:pStyle w:val="NormalWeb"/>
        <w:numPr>
          <w:ilvl w:val="0"/>
          <w:numId w:val="18"/>
        </w:numPr>
        <w:spacing w:before="240" w:beforeAutospacing="0" w:after="0" w:afterAutospacing="0" w:line="288" w:lineRule="auto"/>
        <w:jc w:val="both"/>
        <w:textAlignment w:val="baseline"/>
        <w:rPr>
          <w:color w:val="333333"/>
          <w:sz w:val="28"/>
          <w:szCs w:val="28"/>
        </w:rPr>
      </w:pPr>
      <w:r>
        <w:rPr>
          <w:color w:val="333333"/>
          <w:sz w:val="28"/>
          <w:szCs w:val="28"/>
          <w:shd w:val="clear" w:color="auto" w:fill="FFFFFF"/>
        </w:rPr>
        <w:t>QGIS Desktop: người dùng có thể tạo, chỉnh sửa, trực quan hóa, phân tích và xuất bản thông tin không gian địa lý. Ứng dụng dành cho Windows, Mac, Linux, BSD và Android</w:t>
      </w:r>
    </w:p>
    <w:p w14:paraId="0C9ED65D" w14:textId="77777777" w:rsidR="009071DF" w:rsidRDefault="009071DF" w:rsidP="00C1488B">
      <w:pPr>
        <w:pStyle w:val="NormalWeb"/>
        <w:numPr>
          <w:ilvl w:val="0"/>
          <w:numId w:val="18"/>
        </w:numPr>
        <w:spacing w:before="0" w:beforeAutospacing="0" w:after="0" w:afterAutospacing="0" w:line="288" w:lineRule="auto"/>
        <w:jc w:val="both"/>
        <w:textAlignment w:val="baseline"/>
        <w:rPr>
          <w:color w:val="333333"/>
          <w:sz w:val="28"/>
          <w:szCs w:val="28"/>
        </w:rPr>
      </w:pPr>
      <w:r>
        <w:rPr>
          <w:color w:val="333333"/>
          <w:sz w:val="28"/>
          <w:szCs w:val="28"/>
          <w:shd w:val="clear" w:color="auto" w:fill="FFFFFF"/>
        </w:rPr>
        <w:t>QGIS Server: người dùng xuất bản các QGIS project dưới dạng các dịch vụ WMS, WMTS, WFS và WCS tương thích với OGC. Có khả năng kiểm soát lớp, thuộc tính, bố cục và hệ thống tọa độ được xuất bản</w:t>
      </w:r>
    </w:p>
    <w:p w14:paraId="44925B6B" w14:textId="77777777" w:rsidR="009071DF" w:rsidRDefault="009071DF" w:rsidP="00C1488B">
      <w:pPr>
        <w:pStyle w:val="NormalWeb"/>
        <w:numPr>
          <w:ilvl w:val="0"/>
          <w:numId w:val="18"/>
        </w:numPr>
        <w:spacing w:before="0" w:beforeAutospacing="0" w:after="0" w:afterAutospacing="0" w:line="288" w:lineRule="auto"/>
        <w:jc w:val="both"/>
        <w:textAlignment w:val="baseline"/>
        <w:rPr>
          <w:color w:val="333333"/>
          <w:sz w:val="28"/>
          <w:szCs w:val="28"/>
        </w:rPr>
      </w:pPr>
      <w:r>
        <w:rPr>
          <w:color w:val="333333"/>
          <w:sz w:val="28"/>
          <w:szCs w:val="28"/>
          <w:shd w:val="clear" w:color="auto" w:fill="FFFFFF"/>
        </w:rPr>
        <w:t>QGIS Web Client: giúp người dùng dễ dàng xuất bản QGIS project lên Web. Các kí hiệu, nhãn và tính năng kết hợp sẽ tạo nên một bản đồ ấn tượng</w:t>
      </w:r>
    </w:p>
    <w:p w14:paraId="3DC9E319" w14:textId="77777777" w:rsidR="009071DF" w:rsidRDefault="009071DF" w:rsidP="00C1488B">
      <w:pPr>
        <w:pStyle w:val="NormalWeb"/>
        <w:numPr>
          <w:ilvl w:val="0"/>
          <w:numId w:val="18"/>
        </w:numPr>
        <w:spacing w:before="0" w:beforeAutospacing="0" w:after="240" w:afterAutospacing="0" w:line="288" w:lineRule="auto"/>
        <w:jc w:val="both"/>
        <w:textAlignment w:val="baseline"/>
        <w:rPr>
          <w:color w:val="333333"/>
          <w:sz w:val="28"/>
          <w:szCs w:val="28"/>
        </w:rPr>
      </w:pPr>
      <w:r>
        <w:rPr>
          <w:color w:val="333333"/>
          <w:sz w:val="28"/>
          <w:szCs w:val="28"/>
          <w:shd w:val="clear" w:color="auto" w:fill="FFFFFF"/>
        </w:rPr>
        <w:t>QGIS trên mobiles and tablets: QGIS đang được phát triển để có thể chạy trên các nền tảng di động và máy tính bảng</w:t>
      </w:r>
    </w:p>
    <w:p w14:paraId="051A1E03" w14:textId="77777777" w:rsidR="009071DF" w:rsidRDefault="009071DF" w:rsidP="00974D02">
      <w:pPr>
        <w:pStyle w:val="NormalWeb"/>
        <w:keepNext/>
        <w:spacing w:before="240" w:beforeAutospacing="0" w:after="240" w:afterAutospacing="0" w:line="288" w:lineRule="auto"/>
        <w:jc w:val="center"/>
      </w:pPr>
      <w:r>
        <w:rPr>
          <w:noProof/>
          <w:color w:val="333333"/>
          <w:sz w:val="28"/>
          <w:szCs w:val="28"/>
          <w:bdr w:val="none" w:sz="0" w:space="0" w:color="auto" w:frame="1"/>
          <w:shd w:val="clear" w:color="auto" w:fill="FFFFFF"/>
        </w:rPr>
        <w:drawing>
          <wp:inline distT="0" distB="0" distL="0" distR="0" wp14:anchorId="5EA61252" wp14:editId="2419B067">
            <wp:extent cx="4274820" cy="3383280"/>
            <wp:effectExtent l="0" t="0" r="0" b="7620"/>
            <wp:docPr id="11" name="Picture 11" descr="https://lh3.googleusercontent.com/BFM-fSO9VIjcWzfcoLGMSlpPriTK5-maFCFTgtRdWDlTlGmWmNBtmOBbbJYKomujczO7QBZGquB83lWZPt5DW5oRr4ia1pTmqG_0VmoTqGzUqc4tW8vHveNWGAeqF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3.googleusercontent.com/BFM-fSO9VIjcWzfcoLGMSlpPriTK5-maFCFTgtRdWDlTlGmWmNBtmOBbbJYKomujczO7QBZGquB83lWZPt5DW5oRr4ia1pTmqG_0VmoTqGzUqc4tW8vHveNWGAeqFA"/>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74820" cy="3383280"/>
                    </a:xfrm>
                    <a:prstGeom prst="rect">
                      <a:avLst/>
                    </a:prstGeom>
                    <a:noFill/>
                    <a:ln>
                      <a:noFill/>
                    </a:ln>
                  </pic:spPr>
                </pic:pic>
              </a:graphicData>
            </a:graphic>
          </wp:inline>
        </w:drawing>
      </w:r>
    </w:p>
    <w:p w14:paraId="55FE0A18" w14:textId="77777777" w:rsidR="009071DF" w:rsidRPr="00016F6B" w:rsidRDefault="009071DF" w:rsidP="00974D02">
      <w:pPr>
        <w:pStyle w:val="Caption"/>
        <w:spacing w:line="288" w:lineRule="auto"/>
        <w:jc w:val="center"/>
        <w:rPr>
          <w:color w:val="auto"/>
          <w:sz w:val="28"/>
          <w:szCs w:val="28"/>
        </w:rPr>
      </w:pPr>
      <w:bookmarkStart w:id="53" w:name="_Toc96691732"/>
      <w:r w:rsidRPr="00016F6B">
        <w:rPr>
          <w:sz w:val="28"/>
          <w:szCs w:val="28"/>
        </w:rPr>
        <w:t xml:space="preserve">Hình </w:t>
      </w:r>
      <w:r w:rsidR="00E477CB">
        <w:rPr>
          <w:sz w:val="28"/>
          <w:szCs w:val="28"/>
        </w:rPr>
        <w:fldChar w:fldCharType="begin"/>
      </w:r>
      <w:r w:rsidR="00E477CB">
        <w:rPr>
          <w:sz w:val="28"/>
          <w:szCs w:val="28"/>
        </w:rPr>
        <w:instrText xml:space="preserve"> STYLEREF 1 \s </w:instrText>
      </w:r>
      <w:r w:rsidR="00E477CB">
        <w:rPr>
          <w:sz w:val="28"/>
          <w:szCs w:val="28"/>
        </w:rPr>
        <w:fldChar w:fldCharType="separate"/>
      </w:r>
      <w:r w:rsidR="00E477CB">
        <w:rPr>
          <w:noProof/>
          <w:sz w:val="28"/>
          <w:szCs w:val="28"/>
        </w:rPr>
        <w:t>2</w:t>
      </w:r>
      <w:r w:rsidR="00E477CB">
        <w:rPr>
          <w:sz w:val="28"/>
          <w:szCs w:val="28"/>
        </w:rPr>
        <w:fldChar w:fldCharType="end"/>
      </w:r>
      <w:r w:rsidR="00E477CB">
        <w:rPr>
          <w:sz w:val="28"/>
          <w:szCs w:val="28"/>
        </w:rPr>
        <w:t>.</w:t>
      </w:r>
      <w:r w:rsidR="00E477CB">
        <w:rPr>
          <w:sz w:val="28"/>
          <w:szCs w:val="28"/>
        </w:rPr>
        <w:fldChar w:fldCharType="begin"/>
      </w:r>
      <w:r w:rsidR="00E477CB">
        <w:rPr>
          <w:sz w:val="28"/>
          <w:szCs w:val="28"/>
        </w:rPr>
        <w:instrText xml:space="preserve"> SEQ Hình \* ARABIC \s 1 </w:instrText>
      </w:r>
      <w:r w:rsidR="00E477CB">
        <w:rPr>
          <w:sz w:val="28"/>
          <w:szCs w:val="28"/>
        </w:rPr>
        <w:fldChar w:fldCharType="separate"/>
      </w:r>
      <w:r w:rsidR="00E477CB">
        <w:rPr>
          <w:noProof/>
          <w:sz w:val="28"/>
          <w:szCs w:val="28"/>
        </w:rPr>
        <w:t>3</w:t>
      </w:r>
      <w:r w:rsidR="00E477CB">
        <w:rPr>
          <w:sz w:val="28"/>
          <w:szCs w:val="28"/>
        </w:rPr>
        <w:fldChar w:fldCharType="end"/>
      </w:r>
      <w:r w:rsidRPr="00016F6B">
        <w:rPr>
          <w:sz w:val="28"/>
          <w:szCs w:val="28"/>
        </w:rPr>
        <w:t xml:space="preserve">: Một ảnh chụp màn hình của QGIS Desktop </w:t>
      </w:r>
      <w:sdt>
        <w:sdtPr>
          <w:rPr>
            <w:sz w:val="28"/>
            <w:szCs w:val="28"/>
          </w:rPr>
          <w:id w:val="-1379466669"/>
          <w:citation/>
        </w:sdtPr>
        <w:sdtContent>
          <w:r w:rsidRPr="00016F6B">
            <w:rPr>
              <w:sz w:val="28"/>
              <w:szCs w:val="28"/>
            </w:rPr>
            <w:fldChar w:fldCharType="begin"/>
          </w:r>
          <w:r w:rsidRPr="00016F6B">
            <w:rPr>
              <w:sz w:val="28"/>
              <w:szCs w:val="28"/>
              <w:lang w:val="en-GB"/>
            </w:rPr>
            <w:instrText xml:space="preserve"> CITATION qgis_feature \l 2057 </w:instrText>
          </w:r>
          <w:r w:rsidRPr="00016F6B">
            <w:rPr>
              <w:sz w:val="28"/>
              <w:szCs w:val="28"/>
            </w:rPr>
            <w:fldChar w:fldCharType="separate"/>
          </w:r>
          <w:r w:rsidRPr="00016F6B">
            <w:rPr>
              <w:noProof/>
              <w:sz w:val="28"/>
              <w:szCs w:val="28"/>
              <w:lang w:val="en-GB"/>
            </w:rPr>
            <w:t>[10]</w:t>
          </w:r>
          <w:r w:rsidRPr="00016F6B">
            <w:rPr>
              <w:sz w:val="28"/>
              <w:szCs w:val="28"/>
            </w:rPr>
            <w:fldChar w:fldCharType="end"/>
          </w:r>
        </w:sdtContent>
      </w:sdt>
      <w:bookmarkEnd w:id="53"/>
    </w:p>
    <w:p w14:paraId="0DD60C9E" w14:textId="77777777" w:rsidR="009071DF" w:rsidRDefault="009071DF" w:rsidP="0038083D">
      <w:pPr>
        <w:pStyle w:val="NormalWeb"/>
        <w:spacing w:before="0" w:beforeAutospacing="0" w:after="160" w:afterAutospacing="0" w:line="288" w:lineRule="auto"/>
        <w:jc w:val="both"/>
        <w:rPr>
          <w:color w:val="333333"/>
          <w:sz w:val="28"/>
          <w:szCs w:val="28"/>
          <w:shd w:val="clear" w:color="auto" w:fill="FFFFFF"/>
        </w:rPr>
      </w:pPr>
    </w:p>
    <w:p w14:paraId="67AED154" w14:textId="77777777" w:rsidR="009071DF" w:rsidRDefault="009071DF" w:rsidP="0038083D">
      <w:pPr>
        <w:pStyle w:val="NormalWeb"/>
        <w:spacing w:before="0" w:beforeAutospacing="0" w:after="160" w:afterAutospacing="0" w:line="288" w:lineRule="auto"/>
        <w:jc w:val="both"/>
      </w:pPr>
      <w:r>
        <w:rPr>
          <w:color w:val="333333"/>
          <w:sz w:val="28"/>
          <w:szCs w:val="28"/>
          <w:shd w:val="clear" w:color="auto" w:fill="FFFFFF"/>
        </w:rPr>
        <w:lastRenderedPageBreak/>
        <w:t>Các tính năng của QGIS</w:t>
      </w:r>
      <w:sdt>
        <w:sdtPr>
          <w:rPr>
            <w:color w:val="333333"/>
            <w:sz w:val="28"/>
            <w:szCs w:val="28"/>
            <w:shd w:val="clear" w:color="auto" w:fill="FFFFFF"/>
          </w:rPr>
          <w:id w:val="657814192"/>
          <w:citation/>
        </w:sdtPr>
        <w:sdtContent>
          <w:r>
            <w:rPr>
              <w:color w:val="333333"/>
              <w:sz w:val="28"/>
              <w:szCs w:val="28"/>
              <w:shd w:val="clear" w:color="auto" w:fill="FFFFFF"/>
            </w:rPr>
            <w:fldChar w:fldCharType="begin"/>
          </w:r>
          <w:r>
            <w:rPr>
              <w:color w:val="333333"/>
              <w:sz w:val="28"/>
              <w:szCs w:val="28"/>
              <w:shd w:val="clear" w:color="auto" w:fill="FFFFFF"/>
              <w:lang w:val="en-GB"/>
            </w:rPr>
            <w:instrText xml:space="preserve"> CITATION qgis_feature2 \l 2057 </w:instrText>
          </w:r>
          <w:r>
            <w:rPr>
              <w:color w:val="333333"/>
              <w:sz w:val="28"/>
              <w:szCs w:val="28"/>
              <w:shd w:val="clear" w:color="auto" w:fill="FFFFFF"/>
            </w:rPr>
            <w:fldChar w:fldCharType="separate"/>
          </w:r>
          <w:r>
            <w:rPr>
              <w:noProof/>
              <w:color w:val="333333"/>
              <w:sz w:val="28"/>
              <w:szCs w:val="28"/>
              <w:shd w:val="clear" w:color="auto" w:fill="FFFFFF"/>
              <w:lang w:val="en-GB"/>
            </w:rPr>
            <w:t xml:space="preserve"> </w:t>
          </w:r>
          <w:r w:rsidRPr="00284897">
            <w:rPr>
              <w:noProof/>
              <w:color w:val="333333"/>
              <w:sz w:val="28"/>
              <w:szCs w:val="28"/>
              <w:shd w:val="clear" w:color="auto" w:fill="FFFFFF"/>
              <w:lang w:val="en-GB"/>
            </w:rPr>
            <w:t>[11]</w:t>
          </w:r>
          <w:r>
            <w:rPr>
              <w:color w:val="333333"/>
              <w:sz w:val="28"/>
              <w:szCs w:val="28"/>
              <w:shd w:val="clear" w:color="auto" w:fill="FFFFFF"/>
            </w:rPr>
            <w:fldChar w:fldCharType="end"/>
          </w:r>
        </w:sdtContent>
      </w:sdt>
      <w:r>
        <w:rPr>
          <w:color w:val="333333"/>
          <w:sz w:val="28"/>
          <w:szCs w:val="28"/>
          <w:shd w:val="clear" w:color="auto" w:fill="FFFFFF"/>
        </w:rPr>
        <w:t xml:space="preserve"> bao gồm:</w:t>
      </w:r>
    </w:p>
    <w:p w14:paraId="38A16BBE" w14:textId="77777777" w:rsidR="009071DF" w:rsidRDefault="009071DF" w:rsidP="00597A0E">
      <w:pPr>
        <w:pStyle w:val="NormalWeb"/>
        <w:numPr>
          <w:ilvl w:val="0"/>
          <w:numId w:val="18"/>
        </w:numPr>
        <w:spacing w:before="0" w:beforeAutospacing="0" w:after="0" w:afterAutospacing="0" w:line="288" w:lineRule="auto"/>
        <w:jc w:val="both"/>
        <w:textAlignment w:val="baseline"/>
        <w:rPr>
          <w:color w:val="333333"/>
          <w:sz w:val="28"/>
          <w:szCs w:val="28"/>
        </w:rPr>
      </w:pPr>
      <w:r>
        <w:rPr>
          <w:color w:val="333333"/>
          <w:sz w:val="28"/>
          <w:szCs w:val="28"/>
          <w:shd w:val="clear" w:color="auto" w:fill="FFFFFF"/>
        </w:rPr>
        <w:t>Xem dữ liệu: người dùng có thể xem kết hợp dữ liệu vector và raster (2D hoặc 3D) ở các định dạng và phép chiếu khác nhau</w:t>
      </w:r>
    </w:p>
    <w:p w14:paraId="23AF24E7" w14:textId="2FE43A7D" w:rsidR="009071DF" w:rsidRDefault="009071DF" w:rsidP="00597A0E">
      <w:pPr>
        <w:pStyle w:val="NormalWeb"/>
        <w:numPr>
          <w:ilvl w:val="0"/>
          <w:numId w:val="18"/>
        </w:numPr>
        <w:spacing w:before="0" w:beforeAutospacing="0" w:after="0" w:afterAutospacing="0" w:line="288" w:lineRule="auto"/>
        <w:jc w:val="both"/>
        <w:textAlignment w:val="baseline"/>
        <w:rPr>
          <w:color w:val="333333"/>
          <w:sz w:val="28"/>
          <w:szCs w:val="28"/>
        </w:rPr>
      </w:pPr>
      <w:r>
        <w:rPr>
          <w:color w:val="333333"/>
          <w:sz w:val="28"/>
          <w:szCs w:val="28"/>
          <w:shd w:val="clear" w:color="auto" w:fill="FFFFFF"/>
        </w:rPr>
        <w:t>Khám phá dữ liệu và soạn bản đồ: người dùng có thể soạn bản đồ và tương tác khám phá dữ liệu không gian với GUI thân thiện, dễ sử dụng. Nhiều công cụ hữu ích có sẵn trong GUI bao gồm: bảng tổng quan, báo cáo, chỉnh sửa, xem, tìm kiếm các thuộc tính,</w:t>
      </w:r>
      <w:r w:rsidR="00322BA5">
        <w:rPr>
          <w:color w:val="333333"/>
          <w:sz w:val="28"/>
          <w:szCs w:val="28"/>
          <w:shd w:val="clear" w:color="auto" w:fill="FFFFFF"/>
        </w:rPr>
        <w:t xml:space="preserve"> v.v.</w:t>
      </w:r>
    </w:p>
    <w:p w14:paraId="11277355" w14:textId="61A4ACDE" w:rsidR="009071DF" w:rsidRDefault="009071DF" w:rsidP="00597A0E">
      <w:pPr>
        <w:pStyle w:val="NormalWeb"/>
        <w:numPr>
          <w:ilvl w:val="0"/>
          <w:numId w:val="18"/>
        </w:numPr>
        <w:spacing w:before="0" w:beforeAutospacing="0" w:after="0" w:afterAutospacing="0" w:line="288" w:lineRule="auto"/>
        <w:jc w:val="both"/>
        <w:textAlignment w:val="baseline"/>
        <w:rPr>
          <w:color w:val="333333"/>
          <w:sz w:val="28"/>
          <w:szCs w:val="28"/>
        </w:rPr>
      </w:pPr>
      <w:r>
        <w:rPr>
          <w:color w:val="333333"/>
          <w:sz w:val="28"/>
          <w:szCs w:val="28"/>
          <w:shd w:val="clear" w:color="auto" w:fill="FFFFFF"/>
        </w:rPr>
        <w:t>Tạo, chỉnh sửa, quản lý và xuất dữ liệu: người dùng có thể tạo, chỉnh sửa, quản lý và xuất các lớp vector và raster ở một số định dạng. QGIS cung cấp các công cụ số hóa vector, khả năng tạo và chỉnh sửa nhiều định dạng, cải thiện xử lý các bảng cơ sở dữ liệu không gian,</w:t>
      </w:r>
      <w:r w:rsidR="00322BA5">
        <w:rPr>
          <w:color w:val="333333"/>
          <w:sz w:val="28"/>
          <w:szCs w:val="28"/>
          <w:shd w:val="clear" w:color="auto" w:fill="FFFFFF"/>
        </w:rPr>
        <w:t xml:space="preserve"> v.v.</w:t>
      </w:r>
    </w:p>
    <w:p w14:paraId="31804D4F" w14:textId="77777777" w:rsidR="009071DF" w:rsidRDefault="009071DF" w:rsidP="00597A0E">
      <w:pPr>
        <w:pStyle w:val="NormalWeb"/>
        <w:numPr>
          <w:ilvl w:val="0"/>
          <w:numId w:val="18"/>
        </w:numPr>
        <w:spacing w:before="0" w:beforeAutospacing="0" w:after="0" w:afterAutospacing="0" w:line="288" w:lineRule="auto"/>
        <w:jc w:val="both"/>
        <w:textAlignment w:val="baseline"/>
        <w:rPr>
          <w:color w:val="333333"/>
          <w:sz w:val="28"/>
          <w:szCs w:val="28"/>
        </w:rPr>
      </w:pPr>
      <w:r>
        <w:rPr>
          <w:color w:val="333333"/>
          <w:sz w:val="28"/>
          <w:szCs w:val="28"/>
          <w:shd w:val="clear" w:color="auto" w:fill="FFFFFF"/>
        </w:rPr>
        <w:t>Phân tích dữ liệu</w:t>
      </w:r>
    </w:p>
    <w:p w14:paraId="2222A9D7" w14:textId="77777777" w:rsidR="009071DF" w:rsidRDefault="009071DF" w:rsidP="00597A0E">
      <w:pPr>
        <w:pStyle w:val="NormalWeb"/>
        <w:numPr>
          <w:ilvl w:val="0"/>
          <w:numId w:val="18"/>
        </w:numPr>
        <w:spacing w:before="0" w:beforeAutospacing="0" w:after="0" w:afterAutospacing="0" w:line="288" w:lineRule="auto"/>
        <w:jc w:val="both"/>
        <w:textAlignment w:val="baseline"/>
        <w:rPr>
          <w:color w:val="333333"/>
          <w:sz w:val="28"/>
          <w:szCs w:val="28"/>
        </w:rPr>
      </w:pPr>
      <w:r>
        <w:rPr>
          <w:color w:val="333333"/>
          <w:sz w:val="28"/>
          <w:szCs w:val="28"/>
          <w:shd w:val="clear" w:color="auto" w:fill="FFFFFF"/>
        </w:rPr>
        <w:t>Xuất bản bản đồ trên Internet</w:t>
      </w:r>
    </w:p>
    <w:p w14:paraId="26DA644A" w14:textId="77777777" w:rsidR="009071DF" w:rsidRDefault="009071DF" w:rsidP="00597A0E">
      <w:pPr>
        <w:pStyle w:val="NormalWeb"/>
        <w:numPr>
          <w:ilvl w:val="0"/>
          <w:numId w:val="18"/>
        </w:numPr>
        <w:spacing w:before="0" w:beforeAutospacing="0" w:after="160" w:afterAutospacing="0" w:line="288" w:lineRule="auto"/>
        <w:jc w:val="both"/>
        <w:textAlignment w:val="baseline"/>
        <w:rPr>
          <w:color w:val="333333"/>
          <w:sz w:val="28"/>
          <w:szCs w:val="28"/>
        </w:rPr>
      </w:pPr>
      <w:r>
        <w:rPr>
          <w:color w:val="333333"/>
          <w:sz w:val="28"/>
          <w:szCs w:val="28"/>
          <w:shd w:val="clear" w:color="auto" w:fill="FFFFFF"/>
        </w:rPr>
        <w:t>Mở rộng chức năng QGIS thông qua các plugin</w:t>
      </w:r>
    </w:p>
    <w:p w14:paraId="234633CA" w14:textId="77777777" w:rsidR="009071DF" w:rsidRDefault="009071DF" w:rsidP="0038083D">
      <w:pPr>
        <w:pStyle w:val="NormalWeb"/>
        <w:spacing w:before="0" w:beforeAutospacing="0" w:after="160" w:afterAutospacing="0" w:line="288" w:lineRule="auto"/>
        <w:jc w:val="both"/>
      </w:pPr>
      <w:r>
        <w:rPr>
          <w:color w:val="333333"/>
          <w:sz w:val="28"/>
          <w:szCs w:val="28"/>
          <w:shd w:val="clear" w:color="auto" w:fill="FFFFFF"/>
        </w:rPr>
        <w:t>Trong đề tài này tôi sử dụng QGIS để lấy và xử lý dữ liệu bản đồ của Hà Nội</w:t>
      </w:r>
    </w:p>
    <w:p w14:paraId="573D9C1B" w14:textId="77777777" w:rsidR="009071DF" w:rsidRPr="0074554E" w:rsidRDefault="009071DF" w:rsidP="0038083D">
      <w:pPr>
        <w:jc w:val="both"/>
        <w:rPr>
          <w:lang w:val="en-GB"/>
        </w:rPr>
      </w:pPr>
    </w:p>
    <w:p w14:paraId="719A9BD6" w14:textId="77777777" w:rsidR="009071DF" w:rsidRDefault="009071DF" w:rsidP="0038083D">
      <w:pPr>
        <w:jc w:val="both"/>
        <w:rPr>
          <w:rFonts w:eastAsiaTheme="majorEastAsia" w:cstheme="majorBidi"/>
          <w:b/>
          <w:szCs w:val="26"/>
          <w:lang w:val="en-GB"/>
        </w:rPr>
      </w:pPr>
      <w:r>
        <w:rPr>
          <w:lang w:val="en-GB"/>
        </w:rPr>
        <w:br w:type="page"/>
      </w:r>
    </w:p>
    <w:p w14:paraId="53594D63" w14:textId="77777777" w:rsidR="005E7CEB" w:rsidRDefault="005E7CEB" w:rsidP="0038083D">
      <w:pPr>
        <w:pStyle w:val="Heading3"/>
        <w:jc w:val="both"/>
        <w:rPr>
          <w:lang w:val="en-GB"/>
        </w:rPr>
      </w:pPr>
      <w:bookmarkStart w:id="54" w:name="_Toc96691696"/>
      <w:r>
        <w:rPr>
          <w:lang w:val="en-GB"/>
        </w:rPr>
        <w:lastRenderedPageBreak/>
        <w:t>GAMA</w:t>
      </w:r>
      <w:bookmarkEnd w:id="54"/>
    </w:p>
    <w:p w14:paraId="23FAB77E" w14:textId="0588AA3A" w:rsidR="00187A0F" w:rsidRDefault="00187A0F" w:rsidP="0038083D">
      <w:pPr>
        <w:pStyle w:val="NormalWeb"/>
        <w:spacing w:before="0" w:beforeAutospacing="0" w:after="160" w:afterAutospacing="0" w:line="288" w:lineRule="auto"/>
        <w:ind w:firstLine="720"/>
        <w:jc w:val="both"/>
      </w:pPr>
      <w:r>
        <w:rPr>
          <w:color w:val="242424"/>
          <w:sz w:val="28"/>
          <w:szCs w:val="28"/>
          <w:shd w:val="clear" w:color="auto" w:fill="FFFFFF"/>
        </w:rPr>
        <w:t xml:space="preserve">GAMA (GIS Agent-based Modeling Architecture) là một nền tảng mô phỏng, nhằm mục đích cung cấp môi trường phát triển mô hình và mô phỏng hoàn chỉnh để xây dựng các mô phỏng đa tác </w:t>
      </w:r>
      <w:r w:rsidR="003335B4">
        <w:rPr>
          <w:color w:val="242424"/>
          <w:sz w:val="28"/>
          <w:szCs w:val="28"/>
          <w:shd w:val="clear" w:color="auto" w:fill="FFFFFF"/>
        </w:rPr>
        <w:t xml:space="preserve">tử </w:t>
      </w:r>
      <w:r>
        <w:rPr>
          <w:color w:val="242424"/>
          <w:sz w:val="28"/>
          <w:szCs w:val="28"/>
          <w:shd w:val="clear" w:color="auto" w:fill="FFFFFF"/>
        </w:rPr>
        <w:t>rõ ràng trong không gian. Nó được phát triển lần đầu tiên bởi nhóm nghiên cứu Việt-Pháp MSI (đặt tại IFI, Hà Nội, và một phần của Đơn vị Nghiên cứ</w:t>
      </w:r>
      <w:r w:rsidR="00FF4564">
        <w:rPr>
          <w:color w:val="242424"/>
          <w:sz w:val="28"/>
          <w:szCs w:val="28"/>
          <w:shd w:val="clear" w:color="auto" w:fill="FFFFFF"/>
        </w:rPr>
        <w:t>u Quốc tế IRD / SU UMMISCO)</w:t>
      </w:r>
      <w:sdt>
        <w:sdtPr>
          <w:rPr>
            <w:color w:val="242424"/>
            <w:sz w:val="28"/>
            <w:szCs w:val="28"/>
            <w:shd w:val="clear" w:color="auto" w:fill="FFFFFF"/>
          </w:rPr>
          <w:id w:val="-1662152089"/>
          <w:citation/>
        </w:sdtPr>
        <w:sdtContent>
          <w:r w:rsidR="00FF4564">
            <w:rPr>
              <w:color w:val="242424"/>
              <w:sz w:val="28"/>
              <w:szCs w:val="28"/>
              <w:shd w:val="clear" w:color="auto" w:fill="FFFFFF"/>
            </w:rPr>
            <w:fldChar w:fldCharType="begin"/>
          </w:r>
          <w:r w:rsidR="00FF4564">
            <w:rPr>
              <w:color w:val="242424"/>
              <w:sz w:val="28"/>
              <w:szCs w:val="28"/>
              <w:shd w:val="clear" w:color="auto" w:fill="FFFFFF"/>
              <w:lang w:val="en-GB"/>
            </w:rPr>
            <w:instrText xml:space="preserve"> CITATION overview_GAMA \l 2057 </w:instrText>
          </w:r>
          <w:r w:rsidR="00FF4564">
            <w:rPr>
              <w:color w:val="242424"/>
              <w:sz w:val="28"/>
              <w:szCs w:val="28"/>
              <w:shd w:val="clear" w:color="auto" w:fill="FFFFFF"/>
            </w:rPr>
            <w:fldChar w:fldCharType="separate"/>
          </w:r>
          <w:r w:rsidR="00FF4564">
            <w:rPr>
              <w:noProof/>
              <w:color w:val="242424"/>
              <w:sz w:val="28"/>
              <w:szCs w:val="28"/>
              <w:shd w:val="clear" w:color="auto" w:fill="FFFFFF"/>
              <w:lang w:val="en-GB"/>
            </w:rPr>
            <w:t xml:space="preserve"> </w:t>
          </w:r>
          <w:r w:rsidR="00FF4564" w:rsidRPr="00FF4564">
            <w:rPr>
              <w:noProof/>
              <w:color w:val="242424"/>
              <w:sz w:val="28"/>
              <w:szCs w:val="28"/>
              <w:shd w:val="clear" w:color="auto" w:fill="FFFFFF"/>
              <w:lang w:val="en-GB"/>
            </w:rPr>
            <w:t>[8]</w:t>
          </w:r>
          <w:r w:rsidR="00FF4564">
            <w:rPr>
              <w:color w:val="242424"/>
              <w:sz w:val="28"/>
              <w:szCs w:val="28"/>
              <w:shd w:val="clear" w:color="auto" w:fill="FFFFFF"/>
            </w:rPr>
            <w:fldChar w:fldCharType="end"/>
          </w:r>
        </w:sdtContent>
      </w:sdt>
      <w:r>
        <w:rPr>
          <w:color w:val="242424"/>
          <w:sz w:val="28"/>
          <w:szCs w:val="28"/>
          <w:shd w:val="clear" w:color="auto" w:fill="FFFFFF"/>
        </w:rPr>
        <w:t>. </w:t>
      </w:r>
    </w:p>
    <w:p w14:paraId="645E1F28" w14:textId="77777777" w:rsidR="00187A0F" w:rsidRDefault="00187A0F" w:rsidP="0038083D">
      <w:pPr>
        <w:pStyle w:val="NormalWeb"/>
        <w:spacing w:before="0" w:beforeAutospacing="0" w:after="160" w:afterAutospacing="0" w:line="288" w:lineRule="auto"/>
        <w:ind w:firstLine="720"/>
        <w:jc w:val="both"/>
      </w:pPr>
      <w:r>
        <w:rPr>
          <w:color w:val="242424"/>
          <w:sz w:val="28"/>
          <w:szCs w:val="28"/>
          <w:shd w:val="clear" w:color="auto" w:fill="FFFFFF"/>
        </w:rPr>
        <w:t>GAMA được phát triển một cách tổng quát và có những đặc điểm nổi bật sau</w:t>
      </w:r>
      <w:r w:rsidR="000271FF">
        <w:rPr>
          <w:color w:val="242424"/>
          <w:sz w:val="28"/>
          <w:szCs w:val="28"/>
          <w:shd w:val="clear" w:color="auto" w:fill="FFFFFF"/>
        </w:rPr>
        <w:t xml:space="preserve"> </w:t>
      </w:r>
      <w:sdt>
        <w:sdtPr>
          <w:rPr>
            <w:color w:val="242424"/>
            <w:sz w:val="28"/>
            <w:szCs w:val="28"/>
            <w:shd w:val="clear" w:color="auto" w:fill="FFFFFF"/>
          </w:rPr>
          <w:id w:val="624810777"/>
          <w:citation/>
        </w:sdtPr>
        <w:sdtContent>
          <w:r w:rsidR="000271FF">
            <w:rPr>
              <w:color w:val="242424"/>
              <w:sz w:val="28"/>
              <w:szCs w:val="28"/>
              <w:shd w:val="clear" w:color="auto" w:fill="FFFFFF"/>
            </w:rPr>
            <w:fldChar w:fldCharType="begin"/>
          </w:r>
          <w:r w:rsidR="000271FF">
            <w:rPr>
              <w:color w:val="242424"/>
              <w:sz w:val="28"/>
              <w:szCs w:val="28"/>
              <w:shd w:val="clear" w:color="auto" w:fill="FFFFFF"/>
              <w:lang w:val="en-GB"/>
            </w:rPr>
            <w:instrText xml:space="preserve"> CITATION overview_GAMA \l 2057 </w:instrText>
          </w:r>
          <w:r w:rsidR="000271FF">
            <w:rPr>
              <w:color w:val="242424"/>
              <w:sz w:val="28"/>
              <w:szCs w:val="28"/>
              <w:shd w:val="clear" w:color="auto" w:fill="FFFFFF"/>
            </w:rPr>
            <w:fldChar w:fldCharType="separate"/>
          </w:r>
          <w:r w:rsidR="000271FF" w:rsidRPr="000271FF">
            <w:rPr>
              <w:noProof/>
              <w:color w:val="242424"/>
              <w:sz w:val="28"/>
              <w:szCs w:val="28"/>
              <w:shd w:val="clear" w:color="auto" w:fill="FFFFFF"/>
              <w:lang w:val="en-GB"/>
            </w:rPr>
            <w:t>[8]</w:t>
          </w:r>
          <w:r w:rsidR="000271FF">
            <w:rPr>
              <w:color w:val="242424"/>
              <w:sz w:val="28"/>
              <w:szCs w:val="28"/>
              <w:shd w:val="clear" w:color="auto" w:fill="FFFFFF"/>
            </w:rPr>
            <w:fldChar w:fldCharType="end"/>
          </w:r>
        </w:sdtContent>
      </w:sdt>
      <w:r>
        <w:rPr>
          <w:color w:val="242424"/>
          <w:sz w:val="28"/>
          <w:szCs w:val="28"/>
          <w:shd w:val="clear" w:color="auto" w:fill="FFFFFF"/>
        </w:rPr>
        <w:t>:</w:t>
      </w:r>
    </w:p>
    <w:p w14:paraId="09DE3F31" w14:textId="53578A48" w:rsidR="00187A0F" w:rsidRDefault="00187A0F" w:rsidP="00202978">
      <w:pPr>
        <w:pStyle w:val="NormalWeb"/>
        <w:numPr>
          <w:ilvl w:val="0"/>
          <w:numId w:val="18"/>
        </w:numPr>
        <w:spacing w:before="0" w:beforeAutospacing="0" w:after="0" w:afterAutospacing="0" w:line="288" w:lineRule="auto"/>
        <w:jc w:val="both"/>
        <w:textAlignment w:val="baseline"/>
        <w:rPr>
          <w:color w:val="242424"/>
          <w:sz w:val="28"/>
          <w:szCs w:val="28"/>
        </w:rPr>
      </w:pPr>
      <w:r>
        <w:rPr>
          <w:color w:val="242424"/>
          <w:sz w:val="28"/>
          <w:szCs w:val="28"/>
          <w:shd w:val="clear" w:color="auto" w:fill="FFFFFF"/>
        </w:rPr>
        <w:t>Nhiều miền ứng dụng: GAMA có thể được sử dụng cho bất kì miền ứng dụng nào, ví dụ như vận chuyển, môi trường, quy hoạch đô thị, dịch tễ học,</w:t>
      </w:r>
      <w:r w:rsidR="000D053D">
        <w:rPr>
          <w:color w:val="242424"/>
          <w:sz w:val="28"/>
          <w:szCs w:val="28"/>
          <w:shd w:val="clear" w:color="auto" w:fill="FFFFFF"/>
        </w:rPr>
        <w:t xml:space="preserve"> v.v.</w:t>
      </w:r>
    </w:p>
    <w:p w14:paraId="2E2ADF5E" w14:textId="2D7D937D" w:rsidR="00187A0F" w:rsidRDefault="00187A0F" w:rsidP="00202978">
      <w:pPr>
        <w:pStyle w:val="NormalWeb"/>
        <w:numPr>
          <w:ilvl w:val="0"/>
          <w:numId w:val="18"/>
        </w:numPr>
        <w:spacing w:before="0" w:beforeAutospacing="0" w:after="0" w:afterAutospacing="0" w:line="288" w:lineRule="auto"/>
        <w:jc w:val="both"/>
        <w:textAlignment w:val="baseline"/>
        <w:rPr>
          <w:color w:val="242424"/>
          <w:sz w:val="28"/>
          <w:szCs w:val="28"/>
        </w:rPr>
      </w:pPr>
      <w:r>
        <w:rPr>
          <w:color w:val="242424"/>
          <w:sz w:val="28"/>
          <w:szCs w:val="28"/>
          <w:shd w:val="clear" w:color="auto" w:fill="FFFFFF"/>
        </w:rPr>
        <w:t>Ngôn ngữ dựa trên tác nhân trực quan và cấp cao: Mô hình có thể được viết dễ dàng bằng cách sử dụng GAML – một ngôn ngữ dựa trên tác nhân trực quan và cấp cao. Ngay cả những người không chuyên có thể xây dựng mô phỏng nhanh chóng và dễ dàng khi dùng GAML</w:t>
      </w:r>
      <w:r w:rsidR="00DD03E6">
        <w:rPr>
          <w:color w:val="242424"/>
          <w:sz w:val="28"/>
          <w:szCs w:val="28"/>
          <w:shd w:val="clear" w:color="auto" w:fill="FFFFFF"/>
        </w:rPr>
        <w:t>.</w:t>
      </w:r>
    </w:p>
    <w:p w14:paraId="3DC7E533" w14:textId="6060D847" w:rsidR="00187A0F" w:rsidRDefault="00187A0F" w:rsidP="00202978">
      <w:pPr>
        <w:pStyle w:val="NormalWeb"/>
        <w:numPr>
          <w:ilvl w:val="0"/>
          <w:numId w:val="18"/>
        </w:numPr>
        <w:spacing w:before="0" w:beforeAutospacing="0" w:after="160" w:afterAutospacing="0" w:line="288" w:lineRule="auto"/>
        <w:jc w:val="both"/>
        <w:textAlignment w:val="baseline"/>
        <w:rPr>
          <w:color w:val="242424"/>
          <w:sz w:val="28"/>
          <w:szCs w:val="28"/>
        </w:rPr>
      </w:pPr>
      <w:r>
        <w:rPr>
          <w:color w:val="242424"/>
          <w:sz w:val="28"/>
          <w:szCs w:val="28"/>
          <w:shd w:val="clear" w:color="auto" w:fill="FFFFFF"/>
        </w:rPr>
        <w:t>GIS và các mô hình theo hướng dữ liệu: GAMA cung cấp khả năng tải GIS (Geographic Information System) – hệ thống thông tin địa lý một cách dễ dàng. Người dùng có thể nhập một số lượng lớn kiểu dữ liệu như văn bản, tệp, hình ảnh, CSV, các tệp 3D,</w:t>
      </w:r>
      <w:r w:rsidR="00322BA5">
        <w:rPr>
          <w:color w:val="242424"/>
          <w:sz w:val="28"/>
          <w:szCs w:val="28"/>
          <w:shd w:val="clear" w:color="auto" w:fill="FFFFFF"/>
        </w:rPr>
        <w:t xml:space="preserve"> v.v.</w:t>
      </w:r>
      <w:r>
        <w:rPr>
          <w:color w:val="242424"/>
          <w:sz w:val="28"/>
          <w:szCs w:val="28"/>
          <w:shd w:val="clear" w:color="auto" w:fill="FFFFFF"/>
        </w:rPr>
        <w:t xml:space="preserve"> Với một số tính năng nâng cao, người dùng có thể kết nối GAMA với cơ sở dữ liệu và có thể sử dụng công cụ thống kê mạnh mẽ như R. GAMA cho phép thực hiện mô phỏng với quy mô lớn, với các agents lên đến hàng triệu.</w:t>
      </w:r>
    </w:p>
    <w:p w14:paraId="38B0BD61" w14:textId="77777777" w:rsidR="00187A0F" w:rsidRDefault="00187A0F" w:rsidP="00202978">
      <w:pPr>
        <w:pStyle w:val="NormalWeb"/>
        <w:numPr>
          <w:ilvl w:val="0"/>
          <w:numId w:val="18"/>
        </w:numPr>
        <w:spacing w:before="0" w:beforeAutospacing="0" w:after="160" w:afterAutospacing="0" w:line="288" w:lineRule="auto"/>
        <w:jc w:val="both"/>
        <w:textAlignment w:val="baseline"/>
        <w:rPr>
          <w:color w:val="242424"/>
          <w:sz w:val="28"/>
          <w:szCs w:val="28"/>
        </w:rPr>
      </w:pPr>
      <w:r>
        <w:rPr>
          <w:color w:val="242424"/>
          <w:sz w:val="28"/>
          <w:szCs w:val="28"/>
          <w:shd w:val="clear" w:color="auto" w:fill="FFFFFF"/>
        </w:rPr>
        <w:t>Giao diện người dùng: GAMA có khả năng cung cấp nhiều màn hình hiển thị trên cùng một máy. Người dùng có thể thêm tùy thích nhiều biểu diễn trực quan cho mô hình để làm nổi bật một khía cạnh nào đó của mô phỏng. Người dùng có thể dễ dàng thêm một số bảng hành động hoặc sự kiện chuột để tăng tính tương tác cho mô hình. Tất cả điều này khiến cho việc mô phỏng trở nên trực quan và dễ dàng hơn.</w:t>
      </w:r>
    </w:p>
    <w:p w14:paraId="6F5E02A2" w14:textId="01341FFE" w:rsidR="00187A0F" w:rsidRDefault="00187A0F" w:rsidP="0038083D">
      <w:pPr>
        <w:pStyle w:val="NormalWeb"/>
        <w:spacing w:before="240" w:beforeAutospacing="0" w:after="240" w:afterAutospacing="0" w:line="288" w:lineRule="auto"/>
        <w:ind w:firstLine="720"/>
        <w:jc w:val="both"/>
      </w:pPr>
      <w:r>
        <w:rPr>
          <w:color w:val="242424"/>
          <w:sz w:val="28"/>
          <w:szCs w:val="28"/>
          <w:shd w:val="clear" w:color="auto" w:fill="FFFFFF"/>
        </w:rPr>
        <w:t>GAMA bao gồm một ứng dụng duy nhất dựa trên kiến ​​t</w:t>
      </w:r>
      <w:r w:rsidR="005A300D">
        <w:rPr>
          <w:color w:val="242424"/>
          <w:sz w:val="28"/>
          <w:szCs w:val="28"/>
          <w:shd w:val="clear" w:color="auto" w:fill="FFFFFF"/>
        </w:rPr>
        <w:t>rúc RCP do Eclipse cung cấp</w:t>
      </w:r>
      <w:sdt>
        <w:sdtPr>
          <w:rPr>
            <w:color w:val="242424"/>
            <w:sz w:val="28"/>
            <w:szCs w:val="28"/>
            <w:shd w:val="clear" w:color="auto" w:fill="FFFFFF"/>
          </w:rPr>
          <w:id w:val="1252935738"/>
          <w:citation/>
        </w:sdtPr>
        <w:sdtContent>
          <w:r w:rsidR="005A300D">
            <w:rPr>
              <w:color w:val="242424"/>
              <w:sz w:val="28"/>
              <w:szCs w:val="28"/>
              <w:shd w:val="clear" w:color="auto" w:fill="FFFFFF"/>
            </w:rPr>
            <w:fldChar w:fldCharType="begin"/>
          </w:r>
          <w:r w:rsidR="005A300D">
            <w:rPr>
              <w:color w:val="242424"/>
              <w:sz w:val="28"/>
              <w:szCs w:val="28"/>
              <w:shd w:val="clear" w:color="auto" w:fill="FFFFFF"/>
              <w:lang w:val="en-GB"/>
            </w:rPr>
            <w:instrText xml:space="preserve"> CITATION platform_GAMA \l 2057 </w:instrText>
          </w:r>
          <w:r w:rsidR="005A300D">
            <w:rPr>
              <w:color w:val="242424"/>
              <w:sz w:val="28"/>
              <w:szCs w:val="28"/>
              <w:shd w:val="clear" w:color="auto" w:fill="FFFFFF"/>
            </w:rPr>
            <w:fldChar w:fldCharType="separate"/>
          </w:r>
          <w:r w:rsidR="005A300D">
            <w:rPr>
              <w:noProof/>
              <w:color w:val="242424"/>
              <w:sz w:val="28"/>
              <w:szCs w:val="28"/>
              <w:shd w:val="clear" w:color="auto" w:fill="FFFFFF"/>
              <w:lang w:val="en-GB"/>
            </w:rPr>
            <w:t xml:space="preserve"> </w:t>
          </w:r>
          <w:r w:rsidR="005A300D" w:rsidRPr="005A300D">
            <w:rPr>
              <w:noProof/>
              <w:color w:val="242424"/>
              <w:sz w:val="28"/>
              <w:szCs w:val="28"/>
              <w:shd w:val="clear" w:color="auto" w:fill="FFFFFF"/>
              <w:lang w:val="en-GB"/>
            </w:rPr>
            <w:t>[9]</w:t>
          </w:r>
          <w:r w:rsidR="005A300D">
            <w:rPr>
              <w:color w:val="242424"/>
              <w:sz w:val="28"/>
              <w:szCs w:val="28"/>
              <w:shd w:val="clear" w:color="auto" w:fill="FFFFFF"/>
            </w:rPr>
            <w:fldChar w:fldCharType="end"/>
          </w:r>
        </w:sdtContent>
      </w:sdt>
      <w:r>
        <w:rPr>
          <w:color w:val="242424"/>
          <w:sz w:val="28"/>
          <w:szCs w:val="28"/>
          <w:shd w:val="clear" w:color="auto" w:fill="FFFFFF"/>
        </w:rPr>
        <w:t xml:space="preserve">. Trong phần mềm ứng dụng duy nhất này, người dùng có thể đảm nhận hầu hết các hoạt động mô hình hóa và mô phỏng mà không cần thêm phần mềm của bên thứ ba. Điều này khiến cho việc mô phỏng trở nên dễ dàng hơn, cụ thể </w:t>
      </w:r>
      <w:r w:rsidR="00DD03E6">
        <w:rPr>
          <w:color w:val="242424"/>
          <w:sz w:val="28"/>
          <w:szCs w:val="28"/>
          <w:shd w:val="clear" w:color="auto" w:fill="FFFFFF"/>
        </w:rPr>
        <w:t xml:space="preserve">như </w:t>
      </w:r>
      <w:r>
        <w:rPr>
          <w:color w:val="242424"/>
          <w:sz w:val="28"/>
          <w:szCs w:val="28"/>
          <w:shd w:val="clear" w:color="auto" w:fill="FFFFFF"/>
        </w:rPr>
        <w:t xml:space="preserve">việc chỉnh sửa mô hình, mô phỏng bằng các công cụ chuyên dụng. Hơn thế nữa, GAMA còn có phần tài liệu được thiết kế chi tiết để người sử dụng lần </w:t>
      </w:r>
      <w:r>
        <w:rPr>
          <w:color w:val="242424"/>
          <w:sz w:val="28"/>
          <w:szCs w:val="28"/>
          <w:shd w:val="clear" w:color="auto" w:fill="FFFFFF"/>
        </w:rPr>
        <w:lastRenderedPageBreak/>
        <w:t xml:space="preserve">đầu có thể dễ dàng tiếp cận và sử dụng. Trước tiên họ cung cấp các khái niệm quan trọng trong platform đồng thời giải thích cách tổ chức và điều hướng thông qua các mô hình. Sau đó, họ xem xét phiên bản của các mô hình và các công cụ và thành phần khác nhau của nó. Cuối cùng, họ chỉ ra cách chạy thử nghiệm trên các mô hình này và những gì hỗ trợ mà giao diện người dùng có </w:t>
      </w:r>
      <w:r w:rsidR="005A300D">
        <w:rPr>
          <w:color w:val="242424"/>
          <w:sz w:val="28"/>
          <w:szCs w:val="28"/>
          <w:shd w:val="clear" w:color="auto" w:fill="FFFFFF"/>
        </w:rPr>
        <w:t xml:space="preserve">thể cung cấp cho người dùng </w:t>
      </w:r>
      <w:sdt>
        <w:sdtPr>
          <w:rPr>
            <w:color w:val="242424"/>
            <w:sz w:val="28"/>
            <w:szCs w:val="28"/>
            <w:shd w:val="clear" w:color="auto" w:fill="FFFFFF"/>
          </w:rPr>
          <w:id w:val="1732879276"/>
          <w:citation/>
        </w:sdtPr>
        <w:sdtContent>
          <w:r w:rsidR="005A300D">
            <w:rPr>
              <w:color w:val="242424"/>
              <w:sz w:val="28"/>
              <w:szCs w:val="28"/>
              <w:shd w:val="clear" w:color="auto" w:fill="FFFFFF"/>
            </w:rPr>
            <w:fldChar w:fldCharType="begin"/>
          </w:r>
          <w:r w:rsidR="005A300D">
            <w:rPr>
              <w:color w:val="242424"/>
              <w:sz w:val="28"/>
              <w:szCs w:val="28"/>
              <w:shd w:val="clear" w:color="auto" w:fill="FFFFFF"/>
              <w:lang w:val="en-GB"/>
            </w:rPr>
            <w:instrText xml:space="preserve"> CITATION platform_GAMA \l 2057 </w:instrText>
          </w:r>
          <w:r w:rsidR="005A300D">
            <w:rPr>
              <w:color w:val="242424"/>
              <w:sz w:val="28"/>
              <w:szCs w:val="28"/>
              <w:shd w:val="clear" w:color="auto" w:fill="FFFFFF"/>
            </w:rPr>
            <w:fldChar w:fldCharType="separate"/>
          </w:r>
          <w:r w:rsidR="005A300D" w:rsidRPr="005A300D">
            <w:rPr>
              <w:noProof/>
              <w:color w:val="242424"/>
              <w:sz w:val="28"/>
              <w:szCs w:val="28"/>
              <w:shd w:val="clear" w:color="auto" w:fill="FFFFFF"/>
              <w:lang w:val="en-GB"/>
            </w:rPr>
            <w:t>[9]</w:t>
          </w:r>
          <w:r w:rsidR="005A300D">
            <w:rPr>
              <w:color w:val="242424"/>
              <w:sz w:val="28"/>
              <w:szCs w:val="28"/>
              <w:shd w:val="clear" w:color="auto" w:fill="FFFFFF"/>
            </w:rPr>
            <w:fldChar w:fldCharType="end"/>
          </w:r>
        </w:sdtContent>
      </w:sdt>
      <w:r>
        <w:rPr>
          <w:color w:val="242424"/>
          <w:sz w:val="28"/>
          <w:szCs w:val="28"/>
          <w:shd w:val="clear" w:color="auto" w:fill="FFFFFF"/>
        </w:rPr>
        <w:t>. GAMA có thể dễ dàng cài đặt trên môi trường Window, Linux hay MAC. Sau khi cài đặt thành công, người dùng có thể mở rộng bằng cách thêm các plugin. </w:t>
      </w:r>
    </w:p>
    <w:p w14:paraId="0497FD3D" w14:textId="2641A50D" w:rsidR="00187A0F" w:rsidRDefault="00187A0F" w:rsidP="0038083D">
      <w:pPr>
        <w:pStyle w:val="NormalWeb"/>
        <w:spacing w:before="240" w:beforeAutospacing="0" w:after="240" w:afterAutospacing="0" w:line="288" w:lineRule="auto"/>
        <w:ind w:firstLine="720"/>
        <w:jc w:val="both"/>
      </w:pPr>
      <w:r>
        <w:rPr>
          <w:color w:val="242424"/>
          <w:sz w:val="28"/>
          <w:szCs w:val="28"/>
          <w:shd w:val="clear" w:color="auto" w:fill="FFFFFF"/>
        </w:rPr>
        <w:t xml:space="preserve">Trong đề tài này, tôi sử dụng GAMA để mô phỏng quá trình lây lan của dịch tả lợn châu Phi giữa các </w:t>
      </w:r>
      <w:r w:rsidR="007405BA">
        <w:rPr>
          <w:color w:val="242424"/>
          <w:sz w:val="28"/>
          <w:szCs w:val="28"/>
          <w:shd w:val="clear" w:color="auto" w:fill="FFFFFF"/>
        </w:rPr>
        <w:t>trang trại lợn</w:t>
      </w:r>
      <w:r>
        <w:rPr>
          <w:color w:val="242424"/>
          <w:sz w:val="28"/>
          <w:szCs w:val="28"/>
          <w:shd w:val="clear" w:color="auto" w:fill="FFFFFF"/>
        </w:rPr>
        <w:t xml:space="preserve"> ở Hà Nội</w:t>
      </w:r>
      <w:r w:rsidR="005D2D28">
        <w:rPr>
          <w:color w:val="242424"/>
          <w:sz w:val="28"/>
          <w:szCs w:val="28"/>
          <w:shd w:val="clear" w:color="auto" w:fill="FFFFFF"/>
        </w:rPr>
        <w:t>.</w:t>
      </w:r>
    </w:p>
    <w:p w14:paraId="55DAAE5A" w14:textId="77777777" w:rsidR="00187A0F" w:rsidRPr="00187A0F" w:rsidRDefault="00187A0F" w:rsidP="0038083D">
      <w:pPr>
        <w:jc w:val="both"/>
        <w:rPr>
          <w:lang w:val="en-GB"/>
        </w:rPr>
      </w:pPr>
    </w:p>
    <w:p w14:paraId="415F9E71" w14:textId="77777777" w:rsidR="00706F36" w:rsidRDefault="00706F36" w:rsidP="0038083D">
      <w:pPr>
        <w:jc w:val="both"/>
        <w:rPr>
          <w:rFonts w:eastAsiaTheme="majorEastAsia" w:cstheme="majorBidi"/>
          <w:b/>
          <w:szCs w:val="32"/>
          <w:lang w:val="en-GB"/>
        </w:rPr>
      </w:pPr>
      <w:r>
        <w:rPr>
          <w:lang w:val="en-GB"/>
        </w:rPr>
        <w:br w:type="page"/>
      </w:r>
    </w:p>
    <w:p w14:paraId="0C4E3689" w14:textId="77777777" w:rsidR="00284A57" w:rsidRPr="00284A57" w:rsidRDefault="00B8581B" w:rsidP="0038083D">
      <w:pPr>
        <w:pStyle w:val="Heading1"/>
        <w:jc w:val="both"/>
        <w:rPr>
          <w:lang w:val="en-GB"/>
        </w:rPr>
      </w:pPr>
      <w:bookmarkStart w:id="55" w:name="_Toc96691697"/>
      <w:r>
        <w:rPr>
          <w:lang w:val="en-GB"/>
        </w:rPr>
        <w:lastRenderedPageBreak/>
        <w:t>XÂY DỰN</w:t>
      </w:r>
      <w:r w:rsidR="00805898">
        <w:rPr>
          <w:lang w:val="en-GB"/>
        </w:rPr>
        <w:t>G</w:t>
      </w:r>
      <w:r>
        <w:rPr>
          <w:lang w:val="en-GB"/>
        </w:rPr>
        <w:t xml:space="preserve"> MÔ HÌNH MÔ PHỎNG</w:t>
      </w:r>
      <w:bookmarkEnd w:id="55"/>
    </w:p>
    <w:p w14:paraId="2F8EE54F" w14:textId="77777777" w:rsidR="0017676B" w:rsidRDefault="003B600F" w:rsidP="0038083D">
      <w:pPr>
        <w:pStyle w:val="Heading2"/>
        <w:ind w:left="567"/>
        <w:jc w:val="both"/>
        <w:rPr>
          <w:lang w:val="en-GB"/>
        </w:rPr>
      </w:pPr>
      <w:bookmarkStart w:id="56" w:name="_Toc96691698"/>
      <w:r>
        <w:rPr>
          <w:lang w:val="en-GB"/>
        </w:rPr>
        <w:t>Tổng quan</w:t>
      </w:r>
      <w:bookmarkEnd w:id="56"/>
    </w:p>
    <w:p w14:paraId="17FFE2BD" w14:textId="77777777" w:rsidR="00343ADB" w:rsidRDefault="00B75A52" w:rsidP="00974D02">
      <w:pPr>
        <w:pStyle w:val="ListParagraph"/>
        <w:ind w:left="0" w:firstLine="567"/>
        <w:jc w:val="both"/>
        <w:rPr>
          <w:lang w:val="en-GB"/>
        </w:rPr>
      </w:pPr>
      <w:r>
        <w:rPr>
          <w:lang w:val="en-GB"/>
        </w:rPr>
        <w:t>Mô hình được xây dựng dựa trên mô hình NAADSM</w:t>
      </w:r>
      <w:r w:rsidR="00521B71">
        <w:rPr>
          <w:lang w:val="en-GB"/>
        </w:rPr>
        <w:t xml:space="preserve"> </w:t>
      </w:r>
      <w:r w:rsidR="00F6336C">
        <w:rPr>
          <w:lang w:val="en-GB"/>
        </w:rPr>
        <w:t>tập trung vào thành phần mô phỏng lây lan dịch bệnh, không hướng tới các thành phần như phát hiện lây nhiễm, truy vết, ước lượng chi phí. Mô hình đồng thời cũng bỏ qua các cơ chế vắc xin do hiện tại chưa có vắc xin cho ASFV. V</w:t>
      </w:r>
      <w:r w:rsidR="00521B71">
        <w:rPr>
          <w:lang w:val="en-GB"/>
        </w:rPr>
        <w:t xml:space="preserve">ì tập trung vào mục tiêu các biện pháp kiểm soát </w:t>
      </w:r>
      <w:r w:rsidR="00F6336C">
        <w:rPr>
          <w:lang w:val="en-GB"/>
        </w:rPr>
        <w:t xml:space="preserve">lây lan dịch bệnh </w:t>
      </w:r>
      <w:r w:rsidR="00521B71">
        <w:rPr>
          <w:lang w:val="en-GB"/>
        </w:rPr>
        <w:t>n</w:t>
      </w:r>
      <w:r w:rsidR="00BD1C24">
        <w:rPr>
          <w:lang w:val="en-GB"/>
        </w:rPr>
        <w:t>ên mô hình đã</w:t>
      </w:r>
      <w:r w:rsidR="00521B71">
        <w:rPr>
          <w:lang w:val="en-GB"/>
        </w:rPr>
        <w:t xml:space="preserve"> lược bỏ một số thành phần như các </w:t>
      </w:r>
      <w:r w:rsidR="00BD1C24">
        <w:rPr>
          <w:lang w:val="en-GB"/>
        </w:rPr>
        <w:t>giai đoạn</w:t>
      </w:r>
      <w:r w:rsidR="00521B71">
        <w:rPr>
          <w:lang w:val="en-GB"/>
        </w:rPr>
        <w:t xml:space="preserve"> truyền nhiễ</w:t>
      </w:r>
      <w:r w:rsidR="00937A09">
        <w:rPr>
          <w:lang w:val="en-GB"/>
        </w:rPr>
        <w:t>m</w:t>
      </w:r>
      <w:r w:rsidR="00521B71">
        <w:rPr>
          <w:lang w:val="en-GB"/>
        </w:rPr>
        <w:t>: tiềm ẩn, truyền nhiễm cậ</w:t>
      </w:r>
      <w:r w:rsidR="00BD1C24">
        <w:rPr>
          <w:lang w:val="en-GB"/>
        </w:rPr>
        <w:t>n lâm sàng, miễn dịch tự</w:t>
      </w:r>
      <w:r w:rsidR="00F6336C">
        <w:rPr>
          <w:lang w:val="en-GB"/>
        </w:rPr>
        <w:t xml:space="preserve"> nhiên</w:t>
      </w:r>
      <w:r w:rsidR="00BD1C24">
        <w:rPr>
          <w:lang w:val="en-GB"/>
        </w:rPr>
        <w:t xml:space="preserve">. </w:t>
      </w:r>
      <w:r w:rsidR="00F45A5D">
        <w:rPr>
          <w:lang w:val="en-GB"/>
        </w:rPr>
        <w:t>Như vậy mô hình được xây dựng là mô hình chỉ nghiên cứu 2 trạng thái là nhiễm bệnh và không bị nhiễm bệnh (mô hình SI – Susceptible Infected). Đối tượng của mô hình là các trang trại lợn, với giả thiết rằng khi một con lợn bị nhiễm bệnh thì cả đàn bị</w:t>
      </w:r>
      <w:r w:rsidR="00343ADB">
        <w:rPr>
          <w:lang w:val="en-GB"/>
        </w:rPr>
        <w:t xml:space="preserve"> coi là</w:t>
      </w:r>
      <w:r w:rsidR="00F45A5D">
        <w:rPr>
          <w:lang w:val="en-GB"/>
        </w:rPr>
        <w:t xml:space="preserve"> nhiễm bệ</w:t>
      </w:r>
      <w:r w:rsidR="00343ADB">
        <w:rPr>
          <w:lang w:val="en-GB"/>
        </w:rPr>
        <w:t>nh.</w:t>
      </w:r>
    </w:p>
    <w:p w14:paraId="4EAA3ABC" w14:textId="77777777" w:rsidR="00356AFA" w:rsidRDefault="00521B71" w:rsidP="00974D02">
      <w:pPr>
        <w:pStyle w:val="ListParagraph"/>
        <w:ind w:left="0" w:firstLine="567"/>
        <w:jc w:val="both"/>
        <w:rPr>
          <w:lang w:val="en-GB"/>
        </w:rPr>
      </w:pPr>
      <w:r w:rsidRPr="00343ADB">
        <w:rPr>
          <w:lang w:val="en-GB"/>
        </w:rPr>
        <w:t xml:space="preserve">Các tham số chính của mô hình được tham khảo từ mô hình của </w:t>
      </w:r>
      <w:r w:rsidR="00343ADB">
        <w:rPr>
          <w:lang w:val="en-GB"/>
        </w:rPr>
        <w:t xml:space="preserve">H.S </w:t>
      </w:r>
      <w:r w:rsidRPr="00343ADB">
        <w:rPr>
          <w:lang w:val="en-GB"/>
        </w:rPr>
        <w:t>Lee và cộng sự</w:t>
      </w:r>
      <w:r w:rsidR="00343ADB">
        <w:rPr>
          <w:lang w:val="en-GB"/>
        </w:rPr>
        <w:t xml:space="preserve"> </w:t>
      </w:r>
      <w:r w:rsidR="00A01A1F">
        <w:rPr>
          <w:lang w:val="en-GB"/>
        </w:rPr>
        <w:t xml:space="preserve">năm </w:t>
      </w:r>
      <w:r w:rsidR="00343ADB">
        <w:rPr>
          <w:lang w:val="en-GB"/>
        </w:rPr>
        <w:t>2020</w:t>
      </w:r>
      <w:r w:rsidR="00A01A1F">
        <w:rPr>
          <w:lang w:val="en-GB"/>
        </w:rPr>
        <w:t>,</w:t>
      </w:r>
      <w:r w:rsidR="00356AFA">
        <w:rPr>
          <w:lang w:val="en-GB"/>
        </w:rPr>
        <w:t xml:space="preserve"> bao gồm xác suất nhiễm bệnh khi một trang trại tiếp xúc với một trang trại khác đã bị nhiễm bệnh, tần suất liên hệ giữa các trang trại. Đồng thời mô hình đã được bổ sung một số tham số để mô phỏng các kịch bản bổ sung như thời gian đợi tiêu hủy hay số lượng các trang trại được lấy từ thực tế.</w:t>
      </w:r>
    </w:p>
    <w:p w14:paraId="739C2279" w14:textId="77777777" w:rsidR="00D11353" w:rsidRDefault="00D11353" w:rsidP="0038083D">
      <w:pPr>
        <w:keepNext/>
        <w:jc w:val="both"/>
      </w:pPr>
      <w:r>
        <w:rPr>
          <w:noProof/>
        </w:rPr>
        <w:drawing>
          <wp:inline distT="0" distB="0" distL="0" distR="0" wp14:anchorId="08912661" wp14:editId="437A0B3D">
            <wp:extent cx="5753100" cy="2164080"/>
            <wp:effectExtent l="0" t="0" r="0" b="7620"/>
            <wp:docPr id="2" name="Picture 2" descr="C:\Users\HuyNQ52\AppData\Local\Microsoft\Windows\INetCache\Content.Word\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C:\Users\HuyNQ52\AppData\Local\Microsoft\Windows\INetCache\Content.Word\Flow.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3100" cy="2164080"/>
                    </a:xfrm>
                    <a:prstGeom prst="rect">
                      <a:avLst/>
                    </a:prstGeom>
                    <a:noFill/>
                    <a:ln>
                      <a:noFill/>
                    </a:ln>
                  </pic:spPr>
                </pic:pic>
              </a:graphicData>
            </a:graphic>
          </wp:inline>
        </w:drawing>
      </w:r>
    </w:p>
    <w:p w14:paraId="47E3768A" w14:textId="77777777" w:rsidR="00D11353" w:rsidRPr="002A2C6B" w:rsidRDefault="00D11353" w:rsidP="002A2C6B">
      <w:pPr>
        <w:pStyle w:val="Caption"/>
        <w:spacing w:line="288" w:lineRule="auto"/>
        <w:jc w:val="center"/>
        <w:rPr>
          <w:sz w:val="28"/>
          <w:szCs w:val="28"/>
          <w:lang w:val="en-GB"/>
        </w:rPr>
      </w:pPr>
      <w:bookmarkStart w:id="57" w:name="_Toc96691733"/>
      <w:r w:rsidRPr="002A2C6B">
        <w:rPr>
          <w:sz w:val="28"/>
          <w:szCs w:val="28"/>
        </w:rPr>
        <w:t xml:space="preserve">Hình </w:t>
      </w:r>
      <w:r w:rsidR="00E477CB" w:rsidRPr="002A2C6B">
        <w:rPr>
          <w:sz w:val="28"/>
          <w:szCs w:val="28"/>
        </w:rPr>
        <w:fldChar w:fldCharType="begin"/>
      </w:r>
      <w:r w:rsidR="00E477CB" w:rsidRPr="002A2C6B">
        <w:rPr>
          <w:sz w:val="28"/>
          <w:szCs w:val="28"/>
        </w:rPr>
        <w:instrText xml:space="preserve"> STYLEREF 1 \s </w:instrText>
      </w:r>
      <w:r w:rsidR="00E477CB" w:rsidRPr="002A2C6B">
        <w:rPr>
          <w:sz w:val="28"/>
          <w:szCs w:val="28"/>
        </w:rPr>
        <w:fldChar w:fldCharType="separate"/>
      </w:r>
      <w:r w:rsidR="00E477CB" w:rsidRPr="002A2C6B">
        <w:rPr>
          <w:noProof/>
          <w:sz w:val="28"/>
          <w:szCs w:val="28"/>
        </w:rPr>
        <w:t>3</w:t>
      </w:r>
      <w:r w:rsidR="00E477CB" w:rsidRPr="002A2C6B">
        <w:rPr>
          <w:sz w:val="28"/>
          <w:szCs w:val="28"/>
        </w:rPr>
        <w:fldChar w:fldCharType="end"/>
      </w:r>
      <w:r w:rsidR="00E477CB" w:rsidRPr="002A2C6B">
        <w:rPr>
          <w:sz w:val="28"/>
          <w:szCs w:val="28"/>
        </w:rPr>
        <w:t>.</w:t>
      </w:r>
      <w:r w:rsidR="00E477CB" w:rsidRPr="002A2C6B">
        <w:rPr>
          <w:sz w:val="28"/>
          <w:szCs w:val="28"/>
        </w:rPr>
        <w:fldChar w:fldCharType="begin"/>
      </w:r>
      <w:r w:rsidR="00E477CB" w:rsidRPr="002A2C6B">
        <w:rPr>
          <w:sz w:val="28"/>
          <w:szCs w:val="28"/>
        </w:rPr>
        <w:instrText xml:space="preserve"> SEQ Hình \* ARABIC \s 1 </w:instrText>
      </w:r>
      <w:r w:rsidR="00E477CB" w:rsidRPr="002A2C6B">
        <w:rPr>
          <w:sz w:val="28"/>
          <w:szCs w:val="28"/>
        </w:rPr>
        <w:fldChar w:fldCharType="separate"/>
      </w:r>
      <w:r w:rsidR="00E477CB" w:rsidRPr="002A2C6B">
        <w:rPr>
          <w:noProof/>
          <w:sz w:val="28"/>
          <w:szCs w:val="28"/>
        </w:rPr>
        <w:t>1</w:t>
      </w:r>
      <w:r w:rsidR="00E477CB" w:rsidRPr="002A2C6B">
        <w:rPr>
          <w:sz w:val="28"/>
          <w:szCs w:val="28"/>
        </w:rPr>
        <w:fldChar w:fldCharType="end"/>
      </w:r>
      <w:r w:rsidRPr="002A2C6B">
        <w:rPr>
          <w:sz w:val="28"/>
          <w:szCs w:val="28"/>
        </w:rPr>
        <w:t>. Các thành phần của mô phỏng</w:t>
      </w:r>
      <w:bookmarkEnd w:id="57"/>
    </w:p>
    <w:p w14:paraId="7C476C43" w14:textId="70A2D56A" w:rsidR="00A01A1F" w:rsidRDefault="00A01A1F" w:rsidP="00974D02">
      <w:pPr>
        <w:pStyle w:val="ListParagraph"/>
        <w:ind w:left="0" w:firstLine="567"/>
        <w:jc w:val="both"/>
        <w:rPr>
          <w:lang w:val="en-GB"/>
        </w:rPr>
      </w:pPr>
      <w:r>
        <w:rPr>
          <w:lang w:val="en-GB"/>
        </w:rPr>
        <w:t>Mô hình dược mô phỏng bằng công cụ GAMA</w:t>
      </w:r>
      <w:r w:rsidR="007323B2">
        <w:rPr>
          <w:lang w:val="en-GB"/>
        </w:rPr>
        <w:t xml:space="preserve"> với các thành phần như trong hình </w:t>
      </w:r>
      <w:r w:rsidR="00C60CBC">
        <w:rPr>
          <w:lang w:val="en-GB"/>
        </w:rPr>
        <w:t>3.1</w:t>
      </w:r>
      <w:r w:rsidR="008F0FE5">
        <w:rPr>
          <w:lang w:val="en-GB"/>
        </w:rPr>
        <w:t>. Trước hết, dữ liệu về bản đồ được thu thập và xử lý qua công cụ QGIS để chỉ giữ lại các thông tin cần thiết cho mô phỏng dưới dạng các tệp tin có đuôi .shp (shape files). Dạng file bản đồ này đã được GAMA hỗ trợ. Mặt khác, dữ liệu về số lượng trang trại, tổng số lợn của từng quận huyện sẽ được thu thập và xử lý bằng công cụ Excel. Dữ liệu này sau khi được xử lý sẽ chứa thông tin về</w:t>
      </w:r>
      <w:r w:rsidR="00A87E11">
        <w:rPr>
          <w:lang w:val="en-GB"/>
        </w:rPr>
        <w:t xml:space="preserve"> số lượng trang trại, số lợn trung bình của một hộ chăn nuôi, của một cơ sở chăn nuôi trên địa bàn mỗi quận, huyện. Công cụ GAMA lưu trữ mô hình dưới dạng tệp tin có </w:t>
      </w:r>
      <w:proofErr w:type="gramStart"/>
      <w:r w:rsidR="00A87E11">
        <w:rPr>
          <w:lang w:val="en-GB"/>
        </w:rPr>
        <w:lastRenderedPageBreak/>
        <w:t>đuôi .gaml</w:t>
      </w:r>
      <w:proofErr w:type="gramEnd"/>
      <w:r w:rsidR="008F0FE5">
        <w:rPr>
          <w:lang w:val="en-GB"/>
        </w:rPr>
        <w:t>.</w:t>
      </w:r>
      <w:r w:rsidR="00A87E11">
        <w:rPr>
          <w:lang w:val="en-GB"/>
        </w:rPr>
        <w:t xml:space="preserve"> Mô phỏng còn cho phép người dùng tác động vào các thông số để thiết lập các kịch bản mô phỏng. Mô phỏng </w:t>
      </w:r>
      <w:r w:rsidR="008F0FE5">
        <w:rPr>
          <w:lang w:val="en-GB"/>
        </w:rPr>
        <w:t>có khả năng hiển thị sự lây lan dịch bệnh ASF trên bản đồ Hà Nội, đồng thời có khả năng tríc</w:t>
      </w:r>
      <w:r w:rsidR="004361F4">
        <w:rPr>
          <w:lang w:val="en-GB"/>
        </w:rPr>
        <w:t>h</w:t>
      </w:r>
      <w:r w:rsidR="008F0FE5">
        <w:rPr>
          <w:lang w:val="en-GB"/>
        </w:rPr>
        <w:t xml:space="preserve"> xuất các thông số dùng để kiểm tra, kiểm chứng lại mô hình. Mô phỏng cũng cho phép trích xuất các thông số dùng cho đánh giá tác </w:t>
      </w:r>
      <w:r w:rsidR="004361F4">
        <w:rPr>
          <w:lang w:val="en-GB"/>
        </w:rPr>
        <w:t>đ</w:t>
      </w:r>
      <w:r w:rsidR="008F0FE5">
        <w:rPr>
          <w:lang w:val="en-GB"/>
        </w:rPr>
        <w:t>ộng của các phương pháp phòng chống dịch.</w:t>
      </w:r>
    </w:p>
    <w:p w14:paraId="5B114844" w14:textId="77777777" w:rsidR="00A01FC0" w:rsidRDefault="00A01FC0" w:rsidP="0038083D">
      <w:pPr>
        <w:pStyle w:val="Heading2"/>
        <w:ind w:left="567"/>
        <w:jc w:val="both"/>
        <w:rPr>
          <w:lang w:val="en-GB"/>
        </w:rPr>
      </w:pPr>
      <w:bookmarkStart w:id="58" w:name="_Toc96691699"/>
      <w:r>
        <w:rPr>
          <w:lang w:val="en-GB"/>
        </w:rPr>
        <w:t>Dữ liệu dùng cho mô phỏng</w:t>
      </w:r>
      <w:bookmarkEnd w:id="58"/>
    </w:p>
    <w:p w14:paraId="410E3158" w14:textId="77777777" w:rsidR="00A70E2F" w:rsidRDefault="00A70E2F" w:rsidP="0038083D">
      <w:pPr>
        <w:pStyle w:val="Heading3"/>
        <w:jc w:val="both"/>
        <w:rPr>
          <w:lang w:val="en-GB"/>
        </w:rPr>
      </w:pPr>
      <w:bookmarkStart w:id="59" w:name="_Toc96691700"/>
      <w:r>
        <w:rPr>
          <w:lang w:val="en-GB"/>
        </w:rPr>
        <w:t>Dữ liệu bản đồ</w:t>
      </w:r>
      <w:bookmarkEnd w:id="59"/>
    </w:p>
    <w:p w14:paraId="5887D23C" w14:textId="77777777" w:rsidR="00C930D0" w:rsidRPr="00C930D0" w:rsidRDefault="00381604" w:rsidP="0038083D">
      <w:pPr>
        <w:ind w:firstLine="720"/>
        <w:jc w:val="both"/>
      </w:pPr>
      <w:r>
        <w:rPr>
          <w:lang w:val="en-GB"/>
        </w:rPr>
        <w:t xml:space="preserve">Dữ liệu bản đồ Hà Nội được </w:t>
      </w:r>
      <w:r w:rsidR="00C930D0">
        <w:rPr>
          <w:lang w:val="en-GB"/>
        </w:rPr>
        <w:t xml:space="preserve">lấy từ dữ liệu bản đồ Việt Nam: </w:t>
      </w:r>
      <w:hyperlink r:id="rId19" w:history="1">
        <w:r w:rsidR="00C930D0">
          <w:rPr>
            <w:rStyle w:val="Hyperlink"/>
          </w:rPr>
          <w:t>https://data.humdata.org/dataset/cod-ab-vnm?</w:t>
        </w:r>
      </w:hyperlink>
      <w:r w:rsidR="00C930D0">
        <w:t xml:space="preserve">. </w:t>
      </w:r>
      <w:r w:rsidR="00C930D0">
        <w:rPr>
          <w:lang w:val="en-GB"/>
        </w:rPr>
        <w:t xml:space="preserve">Sử dụng công cụ QGIS để xử lý dữ liệu bản đồ này, chỉ giữ lại những thông tin cần thiết cho mô phỏng. Cụ thể là 2 lớp liên quan đến dữ liệu bản đồ các quận huyện, trung tâm các quận, huyện. Đồng thời loại bỏ những dữ liệu bản đồ nằm ngoài địa bàn Hà Nội. Chúng ta cần lưu ý các thuộc tính AMD2_EN và AMD2_VI sẽ dùng trong mô phỏng, GAMA dựa vào 2 khóa này để xác định tên tiếng Việt không dấu và có dấu của các quận huyện. </w:t>
      </w:r>
    </w:p>
    <w:p w14:paraId="6D993CC2" w14:textId="77777777" w:rsidR="00A70E2F" w:rsidRDefault="00A70E2F" w:rsidP="0038083D">
      <w:pPr>
        <w:keepNext/>
        <w:jc w:val="both"/>
      </w:pPr>
      <w:r>
        <w:rPr>
          <w:noProof/>
        </w:rPr>
        <w:drawing>
          <wp:inline distT="0" distB="0" distL="0" distR="0" wp14:anchorId="3C0DFF3F" wp14:editId="0005F6CC">
            <wp:extent cx="5760085" cy="30899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085" cy="3089910"/>
                    </a:xfrm>
                    <a:prstGeom prst="rect">
                      <a:avLst/>
                    </a:prstGeom>
                  </pic:spPr>
                </pic:pic>
              </a:graphicData>
            </a:graphic>
          </wp:inline>
        </w:drawing>
      </w:r>
    </w:p>
    <w:p w14:paraId="2ABCCD13" w14:textId="77777777" w:rsidR="00A70E2F" w:rsidRPr="00F67C9C" w:rsidRDefault="00A70E2F" w:rsidP="005E0188">
      <w:pPr>
        <w:pStyle w:val="Caption"/>
        <w:spacing w:line="288" w:lineRule="auto"/>
        <w:jc w:val="center"/>
        <w:rPr>
          <w:sz w:val="28"/>
          <w:szCs w:val="28"/>
          <w:lang w:val="en-GB"/>
        </w:rPr>
      </w:pPr>
      <w:bookmarkStart w:id="60" w:name="_Toc96691734"/>
      <w:r w:rsidRPr="00F67C9C">
        <w:rPr>
          <w:sz w:val="28"/>
          <w:szCs w:val="28"/>
        </w:rPr>
        <w:t xml:space="preserve">Hình </w:t>
      </w:r>
      <w:r w:rsidR="00E477CB">
        <w:rPr>
          <w:sz w:val="28"/>
          <w:szCs w:val="28"/>
        </w:rPr>
        <w:fldChar w:fldCharType="begin"/>
      </w:r>
      <w:r w:rsidR="00E477CB">
        <w:rPr>
          <w:sz w:val="28"/>
          <w:szCs w:val="28"/>
        </w:rPr>
        <w:instrText xml:space="preserve"> STYLEREF 1 \s </w:instrText>
      </w:r>
      <w:r w:rsidR="00E477CB">
        <w:rPr>
          <w:sz w:val="28"/>
          <w:szCs w:val="28"/>
        </w:rPr>
        <w:fldChar w:fldCharType="separate"/>
      </w:r>
      <w:r w:rsidR="00E477CB">
        <w:rPr>
          <w:noProof/>
          <w:sz w:val="28"/>
          <w:szCs w:val="28"/>
        </w:rPr>
        <w:t>3</w:t>
      </w:r>
      <w:r w:rsidR="00E477CB">
        <w:rPr>
          <w:sz w:val="28"/>
          <w:szCs w:val="28"/>
        </w:rPr>
        <w:fldChar w:fldCharType="end"/>
      </w:r>
      <w:r w:rsidR="00E477CB">
        <w:rPr>
          <w:sz w:val="28"/>
          <w:szCs w:val="28"/>
        </w:rPr>
        <w:t>.</w:t>
      </w:r>
      <w:r w:rsidR="00E477CB">
        <w:rPr>
          <w:sz w:val="28"/>
          <w:szCs w:val="28"/>
        </w:rPr>
        <w:fldChar w:fldCharType="begin"/>
      </w:r>
      <w:r w:rsidR="00E477CB">
        <w:rPr>
          <w:sz w:val="28"/>
          <w:szCs w:val="28"/>
        </w:rPr>
        <w:instrText xml:space="preserve"> SEQ Hình \* ARABIC \s 1 </w:instrText>
      </w:r>
      <w:r w:rsidR="00E477CB">
        <w:rPr>
          <w:sz w:val="28"/>
          <w:szCs w:val="28"/>
        </w:rPr>
        <w:fldChar w:fldCharType="separate"/>
      </w:r>
      <w:r w:rsidR="00E477CB">
        <w:rPr>
          <w:noProof/>
          <w:sz w:val="28"/>
          <w:szCs w:val="28"/>
        </w:rPr>
        <w:t>2</w:t>
      </w:r>
      <w:r w:rsidR="00E477CB">
        <w:rPr>
          <w:sz w:val="28"/>
          <w:szCs w:val="28"/>
        </w:rPr>
        <w:fldChar w:fldCharType="end"/>
      </w:r>
      <w:r w:rsidRPr="00F67C9C">
        <w:rPr>
          <w:sz w:val="28"/>
          <w:szCs w:val="28"/>
        </w:rPr>
        <w:t>. Xử lý</w:t>
      </w:r>
      <w:r w:rsidRPr="00F67C9C">
        <w:rPr>
          <w:noProof/>
          <w:sz w:val="28"/>
          <w:szCs w:val="28"/>
        </w:rPr>
        <w:t xml:space="preserve"> bản đồ Hà Nội với QGIS</w:t>
      </w:r>
      <w:bookmarkEnd w:id="60"/>
    </w:p>
    <w:p w14:paraId="28140947" w14:textId="77777777" w:rsidR="00A70E2F" w:rsidRDefault="00A70E2F" w:rsidP="0038083D">
      <w:pPr>
        <w:pStyle w:val="Heading3"/>
        <w:jc w:val="both"/>
        <w:rPr>
          <w:lang w:val="en-GB"/>
        </w:rPr>
      </w:pPr>
      <w:bookmarkStart w:id="61" w:name="_Toc96691701"/>
      <w:r>
        <w:rPr>
          <w:lang w:val="en-GB"/>
        </w:rPr>
        <w:t>Dữ liệu chăn nuôi</w:t>
      </w:r>
      <w:bookmarkEnd w:id="61"/>
    </w:p>
    <w:p w14:paraId="23B4A530" w14:textId="442CB481" w:rsidR="00C930D0" w:rsidRPr="00C930D0" w:rsidRDefault="00C930D0" w:rsidP="0038083D">
      <w:pPr>
        <w:ind w:firstLine="720"/>
        <w:jc w:val="both"/>
        <w:rPr>
          <w:lang w:val="en-GB"/>
        </w:rPr>
      </w:pPr>
      <w:r w:rsidRPr="00C930D0">
        <w:rPr>
          <w:lang w:val="en-GB"/>
        </w:rPr>
        <w:t>Đối tượng chính của mô hình mô phỏng là các trang trại lợn trên địa bàn Hà Nội với dữ liệu cụ thể về số lượng trang trại, tổng số lợn trên địa bàn các quận huyện. Dữ liệu này được lấy từ</w:t>
      </w:r>
      <w:r>
        <w:rPr>
          <w:lang w:val="en-GB"/>
        </w:rPr>
        <w:t xml:space="preserve"> Chi cục Chăn nuôi &amp; Thú y Hà Nội</w:t>
      </w:r>
      <w:r w:rsidR="00EC298B">
        <w:rPr>
          <w:lang w:val="en-GB"/>
        </w:rPr>
        <w:t xml:space="preserve"> (</w:t>
      </w:r>
      <w:commentRangeStart w:id="62"/>
      <w:del w:id="63" w:author="Nguyen Quang Huy - HuyNQ52 (GAM.DAP)" w:date="2022-02-28T22:51:00Z">
        <w:r w:rsidR="00EC298B" w:rsidDel="003A4506">
          <w:rPr>
            <w:lang w:val="en-GB"/>
          </w:rPr>
          <w:delText xml:space="preserve">hình </w:delText>
        </w:r>
      </w:del>
      <w:commentRangeEnd w:id="62"/>
      <w:ins w:id="64" w:author="Nguyen Quang Huy - HuyNQ52 (GAM.DAP)" w:date="2022-02-28T22:53:00Z">
        <w:r w:rsidR="007A338C">
          <w:rPr>
            <w:lang w:val="en-GB"/>
          </w:rPr>
          <w:t>H</w:t>
        </w:r>
      </w:ins>
      <w:ins w:id="65" w:author="Nguyen Quang Huy - HuyNQ52 (GAM.DAP)" w:date="2022-02-28T22:51:00Z">
        <w:r w:rsidR="003A4506">
          <w:rPr>
            <w:lang w:val="en-GB"/>
          </w:rPr>
          <w:t xml:space="preserve">ình </w:t>
        </w:r>
      </w:ins>
      <w:r w:rsidR="00CD3DE3">
        <w:rPr>
          <w:rStyle w:val="CommentReference"/>
        </w:rPr>
        <w:commentReference w:id="62"/>
      </w:r>
      <w:r w:rsidR="00EC298B">
        <w:rPr>
          <w:lang w:val="en-GB"/>
        </w:rPr>
        <w:t xml:space="preserve">3.3). Trong hình 3.3 chúng ta có thể thấy số cơ sở chăn nuôi (226) rất nhỏ so với số hộ </w:t>
      </w:r>
      <w:r w:rsidR="00EC298B">
        <w:rPr>
          <w:lang w:val="en-GB"/>
        </w:rPr>
        <w:lastRenderedPageBreak/>
        <w:t>chăn nuôi (44429) nhưng lại có số lượng lợn chiếm tỉ trọng khá cao (</w:t>
      </w:r>
      <w:r w:rsidR="00A05C1A">
        <w:rPr>
          <w:lang w:val="en-GB"/>
        </w:rPr>
        <w:t>27.87 %</w:t>
      </w:r>
      <w:r w:rsidR="00EC298B">
        <w:rPr>
          <w:lang w:val="en-GB"/>
        </w:rPr>
        <w:t>)</w:t>
      </w:r>
      <w:r w:rsidR="00A05C1A">
        <w:rPr>
          <w:lang w:val="en-GB"/>
        </w:rPr>
        <w:t>. Cơ sở chăn nuôi và hộ chăn nuôi ở đây đại diện cho những loại hình chăn nuôi khác nhau, và sẽ được trình bày trong phần 3.3.1.</w:t>
      </w:r>
      <w:r w:rsidR="00EC298B">
        <w:rPr>
          <w:lang w:val="en-GB"/>
        </w:rPr>
        <w:t xml:space="preserve"> </w:t>
      </w:r>
    </w:p>
    <w:p w14:paraId="6431E559" w14:textId="77777777" w:rsidR="00A70E2F" w:rsidRDefault="00A70E2F" w:rsidP="0038083D">
      <w:pPr>
        <w:keepNext/>
        <w:jc w:val="both"/>
      </w:pPr>
      <w:r>
        <w:rPr>
          <w:noProof/>
        </w:rPr>
        <w:drawing>
          <wp:inline distT="0" distB="0" distL="0" distR="0" wp14:anchorId="7FD99A97" wp14:editId="5A0C92AF">
            <wp:extent cx="5753100" cy="35128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3100" cy="3512820"/>
                    </a:xfrm>
                    <a:prstGeom prst="rect">
                      <a:avLst/>
                    </a:prstGeom>
                    <a:noFill/>
                    <a:ln>
                      <a:noFill/>
                    </a:ln>
                  </pic:spPr>
                </pic:pic>
              </a:graphicData>
            </a:graphic>
          </wp:inline>
        </w:drawing>
      </w:r>
    </w:p>
    <w:p w14:paraId="69386909" w14:textId="77777777" w:rsidR="00A70E2F" w:rsidRPr="00141E9D" w:rsidRDefault="00A70E2F" w:rsidP="002F72A1">
      <w:pPr>
        <w:pStyle w:val="Caption"/>
        <w:spacing w:line="288" w:lineRule="auto"/>
        <w:jc w:val="center"/>
        <w:rPr>
          <w:sz w:val="28"/>
          <w:szCs w:val="28"/>
        </w:rPr>
      </w:pPr>
      <w:bookmarkStart w:id="66" w:name="_Toc96691735"/>
      <w:r w:rsidRPr="00141E9D">
        <w:rPr>
          <w:sz w:val="28"/>
          <w:szCs w:val="28"/>
        </w:rPr>
        <w:t xml:space="preserve">Hình </w:t>
      </w:r>
      <w:r w:rsidR="00E477CB">
        <w:rPr>
          <w:sz w:val="28"/>
          <w:szCs w:val="28"/>
        </w:rPr>
        <w:fldChar w:fldCharType="begin"/>
      </w:r>
      <w:r w:rsidR="00E477CB">
        <w:rPr>
          <w:sz w:val="28"/>
          <w:szCs w:val="28"/>
        </w:rPr>
        <w:instrText xml:space="preserve"> STYLEREF 1 \s </w:instrText>
      </w:r>
      <w:r w:rsidR="00E477CB">
        <w:rPr>
          <w:sz w:val="28"/>
          <w:szCs w:val="28"/>
        </w:rPr>
        <w:fldChar w:fldCharType="separate"/>
      </w:r>
      <w:r w:rsidR="00E477CB">
        <w:rPr>
          <w:noProof/>
          <w:sz w:val="28"/>
          <w:szCs w:val="28"/>
        </w:rPr>
        <w:t>3</w:t>
      </w:r>
      <w:r w:rsidR="00E477CB">
        <w:rPr>
          <w:sz w:val="28"/>
          <w:szCs w:val="28"/>
        </w:rPr>
        <w:fldChar w:fldCharType="end"/>
      </w:r>
      <w:r w:rsidR="00E477CB">
        <w:rPr>
          <w:sz w:val="28"/>
          <w:szCs w:val="28"/>
        </w:rPr>
        <w:t>.</w:t>
      </w:r>
      <w:r w:rsidR="00E477CB">
        <w:rPr>
          <w:sz w:val="28"/>
          <w:szCs w:val="28"/>
        </w:rPr>
        <w:fldChar w:fldCharType="begin"/>
      </w:r>
      <w:r w:rsidR="00E477CB">
        <w:rPr>
          <w:sz w:val="28"/>
          <w:szCs w:val="28"/>
        </w:rPr>
        <w:instrText xml:space="preserve"> SEQ Hình \* ARABIC \s 1 </w:instrText>
      </w:r>
      <w:r w:rsidR="00E477CB">
        <w:rPr>
          <w:sz w:val="28"/>
          <w:szCs w:val="28"/>
        </w:rPr>
        <w:fldChar w:fldCharType="separate"/>
      </w:r>
      <w:r w:rsidR="00E477CB">
        <w:rPr>
          <w:noProof/>
          <w:sz w:val="28"/>
          <w:szCs w:val="28"/>
        </w:rPr>
        <w:t>3</w:t>
      </w:r>
      <w:r w:rsidR="00E477CB">
        <w:rPr>
          <w:sz w:val="28"/>
          <w:szCs w:val="28"/>
        </w:rPr>
        <w:fldChar w:fldCharType="end"/>
      </w:r>
      <w:r w:rsidRPr="00141E9D">
        <w:rPr>
          <w:sz w:val="28"/>
          <w:szCs w:val="28"/>
        </w:rPr>
        <w:t xml:space="preserve">. Dữ liệu về chăn nuôi lợn trên địa bàn Hà Nội </w:t>
      </w:r>
      <w:sdt>
        <w:sdtPr>
          <w:rPr>
            <w:sz w:val="28"/>
            <w:szCs w:val="28"/>
          </w:rPr>
          <w:id w:val="1597596062"/>
          <w:citation/>
        </w:sdtPr>
        <w:sdtContent>
          <w:r w:rsidRPr="00141E9D">
            <w:rPr>
              <w:sz w:val="28"/>
              <w:szCs w:val="28"/>
            </w:rPr>
            <w:fldChar w:fldCharType="begin"/>
          </w:r>
          <w:r w:rsidRPr="00141E9D">
            <w:rPr>
              <w:sz w:val="28"/>
              <w:szCs w:val="28"/>
              <w:lang w:val="en-GB"/>
            </w:rPr>
            <w:instrText xml:space="preserve">CITATION TKCNHN \l 2057 </w:instrText>
          </w:r>
          <w:r w:rsidRPr="00141E9D">
            <w:rPr>
              <w:sz w:val="28"/>
              <w:szCs w:val="28"/>
            </w:rPr>
            <w:fldChar w:fldCharType="separate"/>
          </w:r>
          <w:r w:rsidR="002C5A6A" w:rsidRPr="00141E9D">
            <w:rPr>
              <w:noProof/>
              <w:sz w:val="28"/>
              <w:szCs w:val="28"/>
              <w:lang w:val="en-GB"/>
            </w:rPr>
            <w:t>[1]</w:t>
          </w:r>
          <w:r w:rsidRPr="00141E9D">
            <w:rPr>
              <w:sz w:val="28"/>
              <w:szCs w:val="28"/>
            </w:rPr>
            <w:fldChar w:fldCharType="end"/>
          </w:r>
        </w:sdtContent>
      </w:sdt>
      <w:bookmarkEnd w:id="66"/>
    </w:p>
    <w:p w14:paraId="34227914" w14:textId="483A0624" w:rsidR="00A05C1A" w:rsidRPr="00A05C1A" w:rsidRDefault="00A05C1A" w:rsidP="0038083D">
      <w:pPr>
        <w:ind w:firstLine="720"/>
        <w:jc w:val="both"/>
      </w:pPr>
      <w:r>
        <w:rPr>
          <w:lang w:val="en-GB"/>
        </w:rPr>
        <w:t>Những dữ liệu cần được xử lý trước khi đưa vào công cụ GAMA bởi vì hiện tạ</w:t>
      </w:r>
      <w:r w:rsidR="001C289A">
        <w:rPr>
          <w:lang w:val="en-GB"/>
        </w:rPr>
        <w:t xml:space="preserve">i </w:t>
      </w:r>
      <w:commentRangeStart w:id="67"/>
      <w:del w:id="68" w:author="Nguyen Quang Huy - HuyNQ52 (GAM.DAP)" w:date="2022-02-28T22:53:00Z">
        <w:r w:rsidR="001C289A" w:rsidDel="007A338C">
          <w:rPr>
            <w:lang w:val="en-GB"/>
          </w:rPr>
          <w:delText xml:space="preserve">công </w:delText>
        </w:r>
      </w:del>
      <w:commentRangeEnd w:id="67"/>
      <w:r w:rsidR="00815FDC">
        <w:rPr>
          <w:rStyle w:val="CommentReference"/>
        </w:rPr>
        <w:commentReference w:id="67"/>
      </w:r>
      <w:r w:rsidR="001C289A">
        <w:rPr>
          <w:lang w:val="en-GB"/>
        </w:rPr>
        <w:t xml:space="preserve">không hỗ trợ tệp tin .xls hay .xls </w:t>
      </w:r>
      <w:r>
        <w:rPr>
          <w:lang w:val="en-GB"/>
        </w:rPr>
        <w:t>chỉ hỗ trợ làm việc với tệ</w:t>
      </w:r>
      <w:r w:rsidR="001C289A">
        <w:rPr>
          <w:lang w:val="en-GB"/>
        </w:rPr>
        <w:t xml:space="preserve">p tin </w:t>
      </w:r>
      <w:r>
        <w:rPr>
          <w:lang w:val="en-GB"/>
        </w:rPr>
        <w:t>.csv.</w:t>
      </w:r>
      <w:r w:rsidR="001C289A">
        <w:rPr>
          <w:lang w:val="en-GB"/>
        </w:rPr>
        <w:t xml:space="preserve"> Đồng thời dữ liệu về s</w:t>
      </w:r>
      <w:r w:rsidR="00815FDC">
        <w:rPr>
          <w:lang w:val="en-GB"/>
        </w:rPr>
        <w:t>ố</w:t>
      </w:r>
      <w:r w:rsidR="001C289A">
        <w:rPr>
          <w:lang w:val="en-GB"/>
        </w:rPr>
        <w:t xml:space="preserve"> lợn trung bình của hộ chăn nuôi, cơ sở chăn nuôi cũng được tính </w:t>
      </w:r>
      <w:r w:rsidR="0067029E">
        <w:rPr>
          <w:lang w:val="en-GB"/>
        </w:rPr>
        <w:t>một cách đơn giản</w:t>
      </w:r>
      <w:r w:rsidR="001C289A">
        <w:rPr>
          <w:lang w:val="en-GB"/>
        </w:rPr>
        <w:t xml:space="preserve"> để giảm số lượng các thao tác tính toán trong công cụ GAMA</w:t>
      </w:r>
      <w:r w:rsidR="0067029E">
        <w:rPr>
          <w:lang w:val="en-GB"/>
        </w:rPr>
        <w:t>.</w:t>
      </w:r>
      <w:r w:rsidR="00E24E63">
        <w:rPr>
          <w:lang w:val="en-GB"/>
        </w:rPr>
        <w:t xml:space="preserve"> Chúng ta có thể thấy (</w:t>
      </w:r>
      <w:del w:id="69" w:author="Nguyen Quang Huy - HuyNQ52 (GAM.DAP)" w:date="2022-02-28T22:53:00Z">
        <w:r w:rsidR="00E24E63" w:rsidDel="007A338C">
          <w:rPr>
            <w:lang w:val="en-GB"/>
          </w:rPr>
          <w:delText>xem h</w:delText>
        </w:r>
      </w:del>
      <w:ins w:id="70" w:author="Nguyen Quang Huy - HuyNQ52 (GAM.DAP)" w:date="2022-02-28T22:53:00Z">
        <w:r w:rsidR="007A338C">
          <w:rPr>
            <w:lang w:val="en-GB"/>
          </w:rPr>
          <w:t>H</w:t>
        </w:r>
      </w:ins>
      <w:r w:rsidR="00E24E63">
        <w:rPr>
          <w:lang w:val="en-GB"/>
        </w:rPr>
        <w:t xml:space="preserve">ình 3.4) một sự chênh lệch lớn giữa số lượng lợn trung bình của hộ chăn nuôi với số lượng lợn trung bình của cơ sở chăn nuôi. Cụ thể, số lợn trung bình của các hộ chăn nuôi ở các quận huyện đều nhỏ hơn 30. Trong khi đó, số lợn trung bình của các cơ sở chăn nuôi ở các quận huyện có cơ sở chăn nuôi đều khá lớn, </w:t>
      </w:r>
      <w:r w:rsidR="00907D75">
        <w:rPr>
          <w:lang w:val="en-GB"/>
        </w:rPr>
        <w:t xml:space="preserve">đa số là trên 1000 con (11/16 quận huyện), </w:t>
      </w:r>
      <w:r w:rsidR="00E24E63">
        <w:rPr>
          <w:lang w:val="en-GB"/>
        </w:rPr>
        <w:t>nhỏ nhất là 292 con.</w:t>
      </w:r>
    </w:p>
    <w:p w14:paraId="298BC2F1" w14:textId="77777777" w:rsidR="00A70E2F" w:rsidRDefault="00A70E2F" w:rsidP="0038083D">
      <w:pPr>
        <w:keepNext/>
        <w:jc w:val="both"/>
      </w:pPr>
      <w:commentRangeStart w:id="71"/>
      <w:r>
        <w:rPr>
          <w:noProof/>
        </w:rPr>
        <w:lastRenderedPageBreak/>
        <w:drawing>
          <wp:inline distT="0" distB="0" distL="0" distR="0" wp14:anchorId="2F6426B5" wp14:editId="302DAD25">
            <wp:extent cx="5753100" cy="4968240"/>
            <wp:effectExtent l="0" t="0" r="7620" b="0"/>
            <wp:docPr id="4" name="Picture 4" descr="DataT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DataTB"/>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3100" cy="4968240"/>
                    </a:xfrm>
                    <a:prstGeom prst="rect">
                      <a:avLst/>
                    </a:prstGeom>
                    <a:noFill/>
                    <a:ln>
                      <a:noFill/>
                    </a:ln>
                  </pic:spPr>
                </pic:pic>
              </a:graphicData>
            </a:graphic>
          </wp:inline>
        </w:drawing>
      </w:r>
      <w:commentRangeEnd w:id="71"/>
      <w:r w:rsidR="00815FDC">
        <w:rPr>
          <w:rStyle w:val="CommentReference"/>
        </w:rPr>
        <w:commentReference w:id="71"/>
      </w:r>
    </w:p>
    <w:p w14:paraId="71C266BF" w14:textId="77777777" w:rsidR="00A70E2F" w:rsidRPr="00141E9D" w:rsidRDefault="00A70E2F" w:rsidP="006D3A12">
      <w:pPr>
        <w:pStyle w:val="Caption"/>
        <w:spacing w:line="288" w:lineRule="auto"/>
        <w:jc w:val="center"/>
        <w:rPr>
          <w:sz w:val="28"/>
          <w:szCs w:val="28"/>
          <w:lang w:val="en-GB"/>
        </w:rPr>
      </w:pPr>
      <w:bookmarkStart w:id="72" w:name="_Toc96691736"/>
      <w:r w:rsidRPr="00141E9D">
        <w:rPr>
          <w:sz w:val="28"/>
          <w:szCs w:val="28"/>
        </w:rPr>
        <w:t xml:space="preserve">Hình </w:t>
      </w:r>
      <w:r w:rsidR="00E477CB">
        <w:rPr>
          <w:sz w:val="28"/>
          <w:szCs w:val="28"/>
        </w:rPr>
        <w:fldChar w:fldCharType="begin"/>
      </w:r>
      <w:r w:rsidR="00E477CB">
        <w:rPr>
          <w:sz w:val="28"/>
          <w:szCs w:val="28"/>
        </w:rPr>
        <w:instrText xml:space="preserve"> STYLEREF 1 \s </w:instrText>
      </w:r>
      <w:r w:rsidR="00E477CB">
        <w:rPr>
          <w:sz w:val="28"/>
          <w:szCs w:val="28"/>
        </w:rPr>
        <w:fldChar w:fldCharType="separate"/>
      </w:r>
      <w:r w:rsidR="00E477CB">
        <w:rPr>
          <w:noProof/>
          <w:sz w:val="28"/>
          <w:szCs w:val="28"/>
        </w:rPr>
        <w:t>3</w:t>
      </w:r>
      <w:r w:rsidR="00E477CB">
        <w:rPr>
          <w:sz w:val="28"/>
          <w:szCs w:val="28"/>
        </w:rPr>
        <w:fldChar w:fldCharType="end"/>
      </w:r>
      <w:r w:rsidR="00E477CB">
        <w:rPr>
          <w:sz w:val="28"/>
          <w:szCs w:val="28"/>
        </w:rPr>
        <w:t>.</w:t>
      </w:r>
      <w:r w:rsidR="00E477CB">
        <w:rPr>
          <w:sz w:val="28"/>
          <w:szCs w:val="28"/>
        </w:rPr>
        <w:fldChar w:fldCharType="begin"/>
      </w:r>
      <w:r w:rsidR="00E477CB">
        <w:rPr>
          <w:sz w:val="28"/>
          <w:szCs w:val="28"/>
        </w:rPr>
        <w:instrText xml:space="preserve"> SEQ Hình \* ARABIC \s 1 </w:instrText>
      </w:r>
      <w:r w:rsidR="00E477CB">
        <w:rPr>
          <w:sz w:val="28"/>
          <w:szCs w:val="28"/>
        </w:rPr>
        <w:fldChar w:fldCharType="separate"/>
      </w:r>
      <w:r w:rsidR="00E477CB">
        <w:rPr>
          <w:noProof/>
          <w:sz w:val="28"/>
          <w:szCs w:val="28"/>
        </w:rPr>
        <w:t>4</w:t>
      </w:r>
      <w:r w:rsidR="00E477CB">
        <w:rPr>
          <w:sz w:val="28"/>
          <w:szCs w:val="28"/>
        </w:rPr>
        <w:fldChar w:fldCharType="end"/>
      </w:r>
      <w:r w:rsidRPr="00141E9D">
        <w:rPr>
          <w:sz w:val="28"/>
          <w:szCs w:val="28"/>
        </w:rPr>
        <w:t>. Số lợn trung bình của các hộ chăn nuôi và cơ sở chăn nuôi</w:t>
      </w:r>
      <w:bookmarkEnd w:id="72"/>
    </w:p>
    <w:p w14:paraId="49ECAD5D" w14:textId="77777777" w:rsidR="00A70E2F" w:rsidRPr="00A70E2F" w:rsidRDefault="00A70E2F" w:rsidP="0038083D">
      <w:pPr>
        <w:jc w:val="both"/>
        <w:rPr>
          <w:lang w:val="en-GB"/>
        </w:rPr>
      </w:pPr>
    </w:p>
    <w:p w14:paraId="17C3ABEB" w14:textId="77777777" w:rsidR="005C2AB6" w:rsidRDefault="005C2AB6">
      <w:pPr>
        <w:rPr>
          <w:rFonts w:eastAsiaTheme="majorEastAsia" w:cstheme="majorBidi"/>
          <w:b/>
          <w:szCs w:val="26"/>
          <w:lang w:val="en-GB"/>
        </w:rPr>
      </w:pPr>
      <w:bookmarkStart w:id="73" w:name="_Toc96691702"/>
      <w:r>
        <w:rPr>
          <w:lang w:val="en-GB"/>
        </w:rPr>
        <w:br w:type="page"/>
      </w:r>
    </w:p>
    <w:p w14:paraId="48A715C3" w14:textId="77777777" w:rsidR="00A01FC0" w:rsidRDefault="00A01FC0" w:rsidP="0038083D">
      <w:pPr>
        <w:pStyle w:val="Heading2"/>
        <w:ind w:left="567"/>
        <w:jc w:val="both"/>
        <w:rPr>
          <w:lang w:val="en-GB"/>
        </w:rPr>
      </w:pPr>
      <w:r>
        <w:rPr>
          <w:lang w:val="en-GB"/>
        </w:rPr>
        <w:lastRenderedPageBreak/>
        <w:t>Mô hình</w:t>
      </w:r>
      <w:bookmarkEnd w:id="73"/>
    </w:p>
    <w:p w14:paraId="4CFAA6F1" w14:textId="77777777" w:rsidR="00A01FC0" w:rsidRDefault="00A87E11" w:rsidP="0038083D">
      <w:pPr>
        <w:pStyle w:val="Heading3"/>
        <w:jc w:val="both"/>
        <w:rPr>
          <w:lang w:val="en-GB"/>
        </w:rPr>
      </w:pPr>
      <w:bookmarkStart w:id="74" w:name="_Toc96691703"/>
      <w:r>
        <w:rPr>
          <w:lang w:val="en-GB"/>
        </w:rPr>
        <w:t>Một số khái niệm</w:t>
      </w:r>
      <w:bookmarkEnd w:id="74"/>
    </w:p>
    <w:p w14:paraId="46E341DE" w14:textId="77777777" w:rsidR="00AA0C89" w:rsidRDefault="00AA0C89" w:rsidP="0038083D">
      <w:pPr>
        <w:pStyle w:val="Heading4"/>
        <w:ind w:left="851"/>
        <w:jc w:val="both"/>
        <w:rPr>
          <w:lang w:val="en-GB"/>
        </w:rPr>
      </w:pPr>
      <w:r>
        <w:rPr>
          <w:lang w:val="en-GB"/>
        </w:rPr>
        <w:t>Trang trại</w:t>
      </w:r>
    </w:p>
    <w:p w14:paraId="1762C515" w14:textId="77777777" w:rsidR="004B351A" w:rsidRDefault="001A2FED" w:rsidP="0038083D">
      <w:pPr>
        <w:ind w:firstLine="720"/>
        <w:jc w:val="both"/>
        <w:rPr>
          <w:lang w:val="en-GB"/>
        </w:rPr>
      </w:pPr>
      <w:r>
        <w:rPr>
          <w:lang w:val="en-GB"/>
        </w:rPr>
        <w:t>Khái niệm trang trại dùng trong đề tài dùng để chỉ chung các hộ chăn nuôi, cơ sở chă</w:t>
      </w:r>
      <w:r w:rsidR="001C4BFB">
        <w:rPr>
          <w:lang w:val="en-GB"/>
        </w:rPr>
        <w:t>n nuôi, đây chính là đối tượng của mô hình mô phỏng. Khái niệm trang trại này không đồng nhất với khái niệm trang trại xếp theo tiêu chí củ</w:t>
      </w:r>
      <w:r w:rsidR="002C5A6A">
        <w:rPr>
          <w:lang w:val="en-GB"/>
        </w:rPr>
        <w:t xml:space="preserve">a </w:t>
      </w:r>
      <w:r w:rsidR="002C5A6A" w:rsidRPr="002C5A6A">
        <w:rPr>
          <w:lang w:val="en-GB"/>
        </w:rPr>
        <w:t>Luật chăn nuôi số 32/2018/QH14</w:t>
      </w:r>
      <w:r w:rsidR="002C5A6A">
        <w:rPr>
          <w:lang w:val="en-GB"/>
        </w:rPr>
        <w:t xml:space="preserve"> năm 2018</w:t>
      </w:r>
      <w:r w:rsidR="00163F73">
        <w:rPr>
          <w:lang w:val="en-GB"/>
        </w:rPr>
        <w:t xml:space="preserve"> và </w:t>
      </w:r>
      <w:r w:rsidR="00163F73" w:rsidRPr="00163F73">
        <w:rPr>
          <w:lang w:val="en-GB"/>
        </w:rPr>
        <w:t>Nghị định 13/2020/NĐ-CP hướng dẫn Luậ</w:t>
      </w:r>
      <w:r w:rsidR="00163F73">
        <w:rPr>
          <w:lang w:val="en-GB"/>
        </w:rPr>
        <w:t>t Chăn nuôi năm</w:t>
      </w:r>
      <w:r w:rsidR="00163F73" w:rsidRPr="00163F73">
        <w:rPr>
          <w:lang w:val="en-GB"/>
        </w:rPr>
        <w:t xml:space="preserve"> 2020</w:t>
      </w:r>
      <w:r w:rsidR="00EF7466">
        <w:rPr>
          <w:lang w:val="en-GB"/>
        </w:rPr>
        <w:t>. Theo đó</w:t>
      </w:r>
      <w:r w:rsidR="00121023">
        <w:rPr>
          <w:lang w:val="en-GB"/>
        </w:rPr>
        <w:t xml:space="preserve"> quy mô chăn nuôi gia súc được quy định như sau:</w:t>
      </w:r>
    </w:p>
    <w:p w14:paraId="432F6B87" w14:textId="77777777" w:rsidR="00121023" w:rsidRPr="00121023" w:rsidRDefault="00121023" w:rsidP="0038083D">
      <w:pPr>
        <w:pStyle w:val="ListParagraph"/>
        <w:numPr>
          <w:ilvl w:val="0"/>
          <w:numId w:val="4"/>
        </w:numPr>
        <w:jc w:val="both"/>
        <w:rPr>
          <w:lang w:val="en-GB"/>
        </w:rPr>
      </w:pPr>
      <w:r w:rsidRPr="00121023">
        <w:rPr>
          <w:lang w:val="en-GB"/>
        </w:rPr>
        <w:t>Chăn nuôi trang trại quy mô lớn:</w:t>
      </w:r>
      <w:r>
        <w:rPr>
          <w:lang w:val="en-GB"/>
        </w:rPr>
        <w:t xml:space="preserve"> T</w:t>
      </w:r>
      <w:r w:rsidRPr="00121023">
        <w:rPr>
          <w:lang w:val="en-GB"/>
        </w:rPr>
        <w:t>ừ 300 đơn vị vật nuôi trở lên;</w:t>
      </w:r>
    </w:p>
    <w:p w14:paraId="0D3CFD07" w14:textId="77777777" w:rsidR="00121023" w:rsidRPr="00121023" w:rsidRDefault="00121023" w:rsidP="0038083D">
      <w:pPr>
        <w:pStyle w:val="ListParagraph"/>
        <w:numPr>
          <w:ilvl w:val="0"/>
          <w:numId w:val="4"/>
        </w:numPr>
        <w:jc w:val="both"/>
      </w:pPr>
      <w:r w:rsidRPr="00121023">
        <w:rPr>
          <w:lang w:val="en-GB"/>
        </w:rPr>
        <w:t>Chăn nuôi trang trại quy mô vừa:</w:t>
      </w:r>
      <w:r>
        <w:rPr>
          <w:lang w:val="en-GB"/>
        </w:rPr>
        <w:t xml:space="preserve"> T</w:t>
      </w:r>
      <w:r w:rsidRPr="00121023">
        <w:rPr>
          <w:lang w:val="en-GB"/>
        </w:rPr>
        <w:t>ừ 30 đến dưới 300 đơn vị vật nuôi;</w:t>
      </w:r>
    </w:p>
    <w:p w14:paraId="77C3A6FE" w14:textId="77777777" w:rsidR="00121023" w:rsidRPr="00121023" w:rsidRDefault="00121023" w:rsidP="0038083D">
      <w:pPr>
        <w:pStyle w:val="ListParagraph"/>
        <w:numPr>
          <w:ilvl w:val="0"/>
          <w:numId w:val="4"/>
        </w:numPr>
        <w:jc w:val="both"/>
      </w:pPr>
      <w:r>
        <w:rPr>
          <w:lang w:val="en-GB"/>
        </w:rPr>
        <w:t>Chăn nuôi trang trại quy mô nhỏ: Từ 10 đến dưới 30 đơn vị vật nuôi;</w:t>
      </w:r>
    </w:p>
    <w:p w14:paraId="27EA59FB" w14:textId="77777777" w:rsidR="00121023" w:rsidRPr="00163F73" w:rsidRDefault="00121023" w:rsidP="0038083D">
      <w:pPr>
        <w:pStyle w:val="ListParagraph"/>
        <w:numPr>
          <w:ilvl w:val="0"/>
          <w:numId w:val="4"/>
        </w:numPr>
        <w:jc w:val="both"/>
      </w:pPr>
      <w:r>
        <w:rPr>
          <w:lang w:val="en-GB"/>
        </w:rPr>
        <w:t>Chăn nuôi nông hộ: Dưới 10 đơn vị vật nuôi</w:t>
      </w:r>
    </w:p>
    <w:p w14:paraId="648AC7D3" w14:textId="77777777" w:rsidR="00163F73" w:rsidRDefault="003D606E" w:rsidP="00974D02">
      <w:pPr>
        <w:ind w:firstLine="567"/>
        <w:jc w:val="both"/>
      </w:pPr>
      <w:r>
        <w:t>Một điểm đáng lưu ý là trang trại quy mô lớn có những yêu cầu chặt chẽ hơn về an toàn sinh học so với nông hộ, trang trại quy mô vừa và nhỏ, đồng thờ</w:t>
      </w:r>
      <w:r w:rsidR="00325A69">
        <w:t xml:space="preserve">i phải được cấp Giấy chứng nhận đủ điều kiện chăn nuôi </w:t>
      </w:r>
      <w:sdt>
        <w:sdtPr>
          <w:id w:val="-2147339008"/>
          <w:citation/>
        </w:sdtPr>
        <w:sdtContent>
          <w:r w:rsidR="00325A69">
            <w:fldChar w:fldCharType="begin"/>
          </w:r>
          <w:r w:rsidR="00325A69">
            <w:rPr>
              <w:lang w:val="en-GB"/>
            </w:rPr>
            <w:instrText xml:space="preserve"> CITATION Luậ18 \l 2057 </w:instrText>
          </w:r>
          <w:r w:rsidR="00325A69">
            <w:fldChar w:fldCharType="separate"/>
          </w:r>
          <w:r w:rsidR="00325A69" w:rsidRPr="00325A69">
            <w:rPr>
              <w:noProof/>
              <w:lang w:val="en-GB"/>
            </w:rPr>
            <w:t>[2]</w:t>
          </w:r>
          <w:r w:rsidR="00325A69">
            <w:fldChar w:fldCharType="end"/>
          </w:r>
        </w:sdtContent>
      </w:sdt>
    </w:p>
    <w:p w14:paraId="3B20DB18" w14:textId="77777777" w:rsidR="00B7399A" w:rsidRDefault="00C051E7" w:rsidP="00974D02">
      <w:pPr>
        <w:ind w:firstLine="567"/>
        <w:jc w:val="both"/>
        <w:rPr>
          <w:lang w:val="en-GB"/>
        </w:rPr>
      </w:pPr>
      <w:r>
        <w:t xml:space="preserve">Trong mô hình của H.S Lee và cộng sự năm 2020, quy mô trang trại được định nghĩa theo một nghiên cứu năm 2014 với số lượng lợn của trang trại nhỏ ít hơn 100 con, trang trại vừa từ 100 con đến dưới 1000 con và trang trại lớn trên 1000 con. Khi áp dụng Luật </w:t>
      </w:r>
      <w:r w:rsidRPr="002C5A6A">
        <w:rPr>
          <w:lang w:val="en-GB"/>
        </w:rPr>
        <w:t>chăn nuôi số 32/2018/QH14</w:t>
      </w:r>
      <w:r>
        <w:rPr>
          <w:lang w:val="en-GB"/>
        </w:rPr>
        <w:t xml:space="preserve"> năm 2018 thì quy mô trang trại trong mô hình này không còn hợp lý. Đồng thời mô hình này đã bỏ qua vai trò của chăn nuôi nông hộ. Theo dữ liệu về chăn nuôi ở mục 3.2.2, </w:t>
      </w:r>
      <w:r w:rsidR="00B7399A">
        <w:rPr>
          <w:lang w:val="en-GB"/>
        </w:rPr>
        <w:t xml:space="preserve">hộ chăn nuôi tuy có số lợn trung bình nhỏ hơn so với các cơ sở chăn nuôi, nhưng số lượng hộ chăn nuôi là rất lớn (44429 hộ </w:t>
      </w:r>
      <w:sdt>
        <w:sdtPr>
          <w:rPr>
            <w:lang w:val="en-GB"/>
          </w:rPr>
          <w:id w:val="659657144"/>
          <w:citation/>
        </w:sdtPr>
        <w:sdtContent>
          <w:r w:rsidR="00B7399A">
            <w:rPr>
              <w:lang w:val="en-GB"/>
            </w:rPr>
            <w:fldChar w:fldCharType="begin"/>
          </w:r>
          <w:r w:rsidR="00B7399A">
            <w:rPr>
              <w:lang w:val="en-GB"/>
            </w:rPr>
            <w:instrText xml:space="preserve"> CITATION TKCNHN \l 2057 </w:instrText>
          </w:r>
          <w:r w:rsidR="00B7399A">
            <w:rPr>
              <w:lang w:val="en-GB"/>
            </w:rPr>
            <w:fldChar w:fldCharType="separate"/>
          </w:r>
          <w:r w:rsidR="00B7399A" w:rsidRPr="00B7399A">
            <w:rPr>
              <w:noProof/>
              <w:lang w:val="en-GB"/>
            </w:rPr>
            <w:t>[1]</w:t>
          </w:r>
          <w:r w:rsidR="00B7399A">
            <w:rPr>
              <w:lang w:val="en-GB"/>
            </w:rPr>
            <w:fldChar w:fldCharType="end"/>
          </w:r>
        </w:sdtContent>
      </w:sdt>
      <w:r w:rsidR="00B7399A">
        <w:rPr>
          <w:lang w:val="en-GB"/>
        </w:rPr>
        <w:t>) do đó tổng số lợn của các hộ chăn nuôi chiếm tỉ trọng khá cao (72,13%). Do đó không thể bỏ qua vai trò của chăn nuôi nông hộ trong sự lây lan của ASF.</w:t>
      </w:r>
    </w:p>
    <w:p w14:paraId="768201B4" w14:textId="77777777" w:rsidR="00B7399A" w:rsidRDefault="00B7399A" w:rsidP="00974D02">
      <w:pPr>
        <w:ind w:firstLine="567"/>
        <w:jc w:val="both"/>
        <w:rPr>
          <w:lang w:val="en-GB"/>
        </w:rPr>
      </w:pPr>
      <w:r>
        <w:rPr>
          <w:lang w:val="en-GB"/>
        </w:rPr>
        <w:t xml:space="preserve">Theo </w:t>
      </w:r>
      <w:r w:rsidRPr="002C5A6A">
        <w:rPr>
          <w:lang w:val="en-GB"/>
        </w:rPr>
        <w:t>Luật chăn nuôi số 32/2018/QH14</w:t>
      </w:r>
      <w:r>
        <w:rPr>
          <w:lang w:val="en-GB"/>
        </w:rPr>
        <w:t xml:space="preserve"> năm 2018 và </w:t>
      </w:r>
      <w:r w:rsidRPr="00163F73">
        <w:rPr>
          <w:lang w:val="en-GB"/>
        </w:rPr>
        <w:t>Nghị định 13/2020/NĐ-CP hướng dẫn Luậ</w:t>
      </w:r>
      <w:r>
        <w:rPr>
          <w:lang w:val="en-GB"/>
        </w:rPr>
        <w:t>t Chăn nuôi năm</w:t>
      </w:r>
      <w:r w:rsidRPr="00163F73">
        <w:rPr>
          <w:lang w:val="en-GB"/>
        </w:rPr>
        <w:t xml:space="preserve"> 2020</w:t>
      </w:r>
      <w:r>
        <w:rPr>
          <w:lang w:val="en-GB"/>
        </w:rPr>
        <w:t>, chăn nuôi nông hộ có yêu cầu về an toàn sinh học kém chặt chẽ nhất so với</w:t>
      </w:r>
      <w:r w:rsidR="0007394D">
        <w:rPr>
          <w:lang w:val="en-GB"/>
        </w:rPr>
        <w:t xml:space="preserve"> chăn nuôi trang trạ</w:t>
      </w:r>
      <w:r w:rsidR="00BF3040">
        <w:rPr>
          <w:lang w:val="en-GB"/>
        </w:rPr>
        <w:t>i. Trong phạm vi đề tài, để thuận tiện cho việc mô phỏng và so sánh, đánh giá kết quả, khái niệm trang trại nhỏ sẽ bao hàm trang trại có quy mô nhỏ theo Luật chăn nuôi và chăn nuôi nông hộ. Như vậy trong mô hình mô phỏng:</w:t>
      </w:r>
    </w:p>
    <w:p w14:paraId="74885C5C" w14:textId="77777777" w:rsidR="00BF3040" w:rsidRDefault="00BF3040" w:rsidP="0038083D">
      <w:pPr>
        <w:pStyle w:val="ListParagraph"/>
        <w:numPr>
          <w:ilvl w:val="0"/>
          <w:numId w:val="4"/>
        </w:numPr>
        <w:jc w:val="both"/>
        <w:rPr>
          <w:lang w:val="en-GB"/>
        </w:rPr>
      </w:pPr>
      <w:r>
        <w:rPr>
          <w:lang w:val="en-GB"/>
        </w:rPr>
        <w:t>Số lượng lợn của trang trại lớn là từ 300 con trở lên</w:t>
      </w:r>
    </w:p>
    <w:p w14:paraId="2E4C2CEF" w14:textId="77777777" w:rsidR="00BF3040" w:rsidRDefault="00BF3040" w:rsidP="0038083D">
      <w:pPr>
        <w:pStyle w:val="ListParagraph"/>
        <w:numPr>
          <w:ilvl w:val="0"/>
          <w:numId w:val="4"/>
        </w:numPr>
        <w:jc w:val="both"/>
        <w:rPr>
          <w:lang w:val="en-GB"/>
        </w:rPr>
      </w:pPr>
      <w:r>
        <w:rPr>
          <w:lang w:val="en-GB"/>
        </w:rPr>
        <w:t>Số lượng lợn của trang trại vừa là từ 30 con đến dưới 300 con</w:t>
      </w:r>
    </w:p>
    <w:p w14:paraId="3B649BE0" w14:textId="77777777" w:rsidR="00BF3040" w:rsidRPr="00BF3040" w:rsidRDefault="00BF3040" w:rsidP="0038083D">
      <w:pPr>
        <w:pStyle w:val="ListParagraph"/>
        <w:numPr>
          <w:ilvl w:val="0"/>
          <w:numId w:val="4"/>
        </w:numPr>
        <w:jc w:val="both"/>
        <w:rPr>
          <w:lang w:val="en-GB"/>
        </w:rPr>
      </w:pPr>
      <w:r>
        <w:rPr>
          <w:lang w:val="en-GB"/>
        </w:rPr>
        <w:t>Số lượng lợn của trang trại nhỏ là dưới 30 con</w:t>
      </w:r>
    </w:p>
    <w:p w14:paraId="1DBCAC0E" w14:textId="77777777" w:rsidR="0063431A" w:rsidRDefault="0063431A" w:rsidP="0038083D">
      <w:pPr>
        <w:pStyle w:val="Heading4"/>
        <w:ind w:left="851"/>
        <w:jc w:val="both"/>
        <w:rPr>
          <w:lang w:val="en-GB"/>
        </w:rPr>
      </w:pPr>
      <w:r>
        <w:rPr>
          <w:lang w:val="en-GB"/>
        </w:rPr>
        <w:lastRenderedPageBreak/>
        <w:t>Tiếp xúc trực tiếp và tiếp xúc gián tiếp</w:t>
      </w:r>
    </w:p>
    <w:p w14:paraId="6A215A18" w14:textId="77777777" w:rsidR="0063431A" w:rsidRPr="0063431A" w:rsidRDefault="0063431A" w:rsidP="0038083D">
      <w:pPr>
        <w:pStyle w:val="ListParagraph"/>
        <w:numPr>
          <w:ilvl w:val="0"/>
          <w:numId w:val="4"/>
        </w:numPr>
        <w:jc w:val="both"/>
        <w:rPr>
          <w:lang w:val="en-GB"/>
        </w:rPr>
      </w:pPr>
      <w:r w:rsidRPr="0063431A">
        <w:rPr>
          <w:lang w:val="en-GB"/>
        </w:rPr>
        <w:t>Tiếp xúc trực tiếp</w:t>
      </w:r>
      <w:r>
        <w:rPr>
          <w:lang w:val="en-GB"/>
        </w:rPr>
        <w:t xml:space="preserve"> là hoạt động di chuyển lợn từ trang trại này qua trang trại khác. Đây là dạng tiếp xúc có xác suất lây nhiễm cao nhất.</w:t>
      </w:r>
    </w:p>
    <w:p w14:paraId="1C8A2FB9" w14:textId="77777777" w:rsidR="0063431A" w:rsidRPr="0063431A" w:rsidRDefault="0063431A" w:rsidP="0038083D">
      <w:pPr>
        <w:pStyle w:val="ListParagraph"/>
        <w:numPr>
          <w:ilvl w:val="0"/>
          <w:numId w:val="4"/>
        </w:numPr>
        <w:jc w:val="both"/>
        <w:rPr>
          <w:lang w:val="en-GB"/>
        </w:rPr>
      </w:pPr>
      <w:r w:rsidRPr="0063431A">
        <w:rPr>
          <w:lang w:val="en-GB"/>
        </w:rPr>
        <w:t>Tiếp xúc gián tiếp</w:t>
      </w:r>
      <w:r>
        <w:rPr>
          <w:lang w:val="en-GB"/>
        </w:rPr>
        <w:t xml:space="preserve"> là hoạt động di chuyển của người, phương tiện, vật liệu và trang thiết bị từ trang trại này qua trang trại khác. </w:t>
      </w:r>
      <w:r w:rsidR="004A2969">
        <w:rPr>
          <w:lang w:val="en-GB"/>
        </w:rPr>
        <w:t>Đây là dạng tiếp xúc thường xuyên xảy ra giữa các trang trại và có xác suất lây nhiễm phụ thuộc vào mức độ an toàn sinh học của các trang trại.</w:t>
      </w:r>
    </w:p>
    <w:p w14:paraId="7C55A059" w14:textId="77777777" w:rsidR="00AA0C89" w:rsidRDefault="00AA0C89" w:rsidP="0038083D">
      <w:pPr>
        <w:pStyle w:val="Heading4"/>
        <w:ind w:left="851"/>
        <w:jc w:val="both"/>
        <w:rPr>
          <w:lang w:val="en-GB"/>
        </w:rPr>
      </w:pPr>
      <w:r>
        <w:rPr>
          <w:lang w:val="en-GB"/>
        </w:rPr>
        <w:t>Liên hệ, trang trại đích, trang trại nguồn</w:t>
      </w:r>
    </w:p>
    <w:p w14:paraId="7BF575DB" w14:textId="77777777" w:rsidR="00AA0C89" w:rsidRDefault="001A2FED" w:rsidP="00974D02">
      <w:pPr>
        <w:ind w:firstLine="851"/>
        <w:jc w:val="both"/>
        <w:rPr>
          <w:lang w:val="en-GB"/>
        </w:rPr>
      </w:pPr>
      <w:r>
        <w:rPr>
          <w:lang w:val="en-GB"/>
        </w:rPr>
        <w:t xml:space="preserve">Liên hệ </w:t>
      </w:r>
      <w:r w:rsidR="0063431A">
        <w:rPr>
          <w:lang w:val="en-GB"/>
        </w:rPr>
        <w:t>trong mô hình mô phỏ</w:t>
      </w:r>
      <w:r w:rsidR="00C26DF0">
        <w:rPr>
          <w:lang w:val="en-GB"/>
        </w:rPr>
        <w:t>ng dùng để chỉ liên kết giữa hai trang trại. Hai trang trại dược phép tiếp xúc trực tiếp hoặc gián tiếp với nhau khi tồn tại liên hệ giữa hai trang trại đó. Một liên hệ luôn bao gồm một trang trại nguồn và một trang trại đích. Trang trại nguồn khi bị nhiễm bệnh sẽ có khả năng lây bệnh cho trang trại đích khi có tiếp xúc trực tiếp hoặc gián tiếp giữa hai trang trại. Lưu ý rằng, ở đây không xét đến chiều ngược lại, tức là</w:t>
      </w:r>
      <w:r w:rsidR="00C340B1">
        <w:rPr>
          <w:lang w:val="en-GB"/>
        </w:rPr>
        <w:t xml:space="preserve"> trang trại đích bị nhiễm bệnh và lây cho trang trại nguồn.</w:t>
      </w:r>
      <w:r w:rsidR="00C26DF0">
        <w:rPr>
          <w:lang w:val="en-GB"/>
        </w:rPr>
        <w:t xml:space="preserve"> </w:t>
      </w:r>
    </w:p>
    <w:p w14:paraId="12B758C2" w14:textId="77777777" w:rsidR="00FB00F3" w:rsidRPr="00FB00F3" w:rsidRDefault="00FB00F3" w:rsidP="0038083D">
      <w:pPr>
        <w:pStyle w:val="Heading4"/>
        <w:ind w:left="851"/>
        <w:jc w:val="both"/>
        <w:rPr>
          <w:lang w:val="en-GB"/>
        </w:rPr>
      </w:pPr>
      <w:r>
        <w:rPr>
          <w:lang w:val="en-GB"/>
        </w:rPr>
        <w:t>Liên hệ và tiếp xúc</w:t>
      </w:r>
    </w:p>
    <w:p w14:paraId="1ED4CA3E" w14:textId="51CDC350" w:rsidR="00FB00F3" w:rsidRPr="00AA0C89" w:rsidRDefault="00FB00F3" w:rsidP="00974D02">
      <w:pPr>
        <w:ind w:firstLine="851"/>
        <w:jc w:val="both"/>
        <w:rPr>
          <w:lang w:val="en-GB"/>
        </w:rPr>
      </w:pPr>
      <w:r>
        <w:rPr>
          <w:lang w:val="en-GB"/>
        </w:rPr>
        <w:t>Trong phạm vi đề tài, khái niệm danh sách liên hệ và khái niệm danh sách tiếp xúc được dùng tương đương nhau. Chúng đều dùng để chỉ danh sách thể hiện các liên hệ giữa các cặp trang trại. Theo đó, khái niệm số lượng liên hệ và khái niệm số lượng tiếp xúc cũng được sử dụng tương đương, chính là số phần tử của danh sách kể trên</w:t>
      </w:r>
      <w:r w:rsidR="00327F6B">
        <w:rPr>
          <w:lang w:val="en-GB"/>
        </w:rPr>
        <w:t>.</w:t>
      </w:r>
    </w:p>
    <w:p w14:paraId="645F761A" w14:textId="77777777" w:rsidR="00B41258" w:rsidRDefault="00B41258">
      <w:pPr>
        <w:rPr>
          <w:rFonts w:eastAsiaTheme="majorEastAsia" w:cstheme="majorBidi"/>
          <w:b/>
          <w:i/>
          <w:szCs w:val="24"/>
          <w:lang w:val="en-GB"/>
        </w:rPr>
      </w:pPr>
      <w:bookmarkStart w:id="75" w:name="_Toc96691704"/>
      <w:r>
        <w:rPr>
          <w:lang w:val="en-GB"/>
        </w:rPr>
        <w:br w:type="page"/>
      </w:r>
    </w:p>
    <w:p w14:paraId="3D42AB85" w14:textId="77777777" w:rsidR="00A70E2F" w:rsidRDefault="00A70E2F" w:rsidP="0038083D">
      <w:pPr>
        <w:pStyle w:val="Heading3"/>
        <w:jc w:val="both"/>
        <w:rPr>
          <w:lang w:val="en-GB"/>
        </w:rPr>
      </w:pPr>
      <w:r>
        <w:rPr>
          <w:lang w:val="en-GB"/>
        </w:rPr>
        <w:lastRenderedPageBreak/>
        <w:t>Tham số mô hình</w:t>
      </w:r>
      <w:bookmarkEnd w:id="75"/>
    </w:p>
    <w:p w14:paraId="41BAF29F" w14:textId="77777777" w:rsidR="00C340B1" w:rsidRDefault="00C340B1" w:rsidP="0038083D">
      <w:pPr>
        <w:pStyle w:val="Heading4"/>
        <w:ind w:left="851"/>
        <w:jc w:val="both"/>
        <w:rPr>
          <w:lang w:val="en-GB"/>
        </w:rPr>
      </w:pPr>
      <w:r>
        <w:rPr>
          <w:lang w:val="en-GB"/>
        </w:rPr>
        <w:t>Xác suất lây truyền</w:t>
      </w:r>
    </w:p>
    <w:p w14:paraId="3BFA876B" w14:textId="77777777" w:rsidR="00C2563A" w:rsidRPr="00A12B06" w:rsidRDefault="00A12B06" w:rsidP="00974D02">
      <w:pPr>
        <w:ind w:firstLine="851"/>
        <w:jc w:val="both"/>
        <w:rPr>
          <w:lang w:val="en-GB"/>
        </w:rPr>
      </w:pPr>
      <w:r>
        <w:rPr>
          <w:lang w:val="en-GB"/>
        </w:rPr>
        <w:t xml:space="preserve">Xác suất lây truyền phụ thuộc vào loại tiếp xúc (bảng 3.1). Xác suất lây truyền của tiếp xúc trực tiếp là 0.6 nghĩa là khi một trang trại tiếp xúc trực tiếp với một trang trại bị nhiễm bệnh, thì trang trại đó có xác suất 60% sẽ bị nhiễm bệnh. Xác xuất lây truyền của tiếp xúc gián tiếp với trang trại vừa và nhỏ là 0.6 % được hiểu là khi một trang trại vừa hoặc trang trại nhỏ có tiếp xúc gián tiếp với một trang trại bị nhiễm bệnh, thì trang trại đó có xác suất 60% sẽ bị nhiễm bệnh. </w:t>
      </w:r>
    </w:p>
    <w:p w14:paraId="1529DC8E" w14:textId="77777777" w:rsidR="00A12B06" w:rsidRPr="00141E9D" w:rsidRDefault="00A12B06" w:rsidP="006D3A12">
      <w:pPr>
        <w:pStyle w:val="Caption"/>
        <w:keepNext/>
        <w:spacing w:line="288" w:lineRule="auto"/>
        <w:jc w:val="center"/>
        <w:rPr>
          <w:sz w:val="28"/>
          <w:szCs w:val="28"/>
        </w:rPr>
      </w:pPr>
      <w:bookmarkStart w:id="76" w:name="_Toc96687466"/>
      <w:bookmarkStart w:id="77" w:name="_Toc96691720"/>
      <w:r w:rsidRPr="00141E9D">
        <w:rPr>
          <w:sz w:val="28"/>
          <w:szCs w:val="28"/>
        </w:rPr>
        <w:t xml:space="preserve">Bảng </w:t>
      </w:r>
      <w:r w:rsidR="00A27F91">
        <w:rPr>
          <w:sz w:val="28"/>
          <w:szCs w:val="28"/>
        </w:rPr>
        <w:fldChar w:fldCharType="begin"/>
      </w:r>
      <w:r w:rsidR="00A27F91">
        <w:rPr>
          <w:sz w:val="28"/>
          <w:szCs w:val="28"/>
        </w:rPr>
        <w:instrText xml:space="preserve"> STYLEREF 1 \s </w:instrText>
      </w:r>
      <w:r w:rsidR="00A27F91">
        <w:rPr>
          <w:sz w:val="28"/>
          <w:szCs w:val="28"/>
        </w:rPr>
        <w:fldChar w:fldCharType="separate"/>
      </w:r>
      <w:r w:rsidR="00A27F91">
        <w:rPr>
          <w:noProof/>
          <w:sz w:val="28"/>
          <w:szCs w:val="28"/>
        </w:rPr>
        <w:t>3</w:t>
      </w:r>
      <w:r w:rsidR="00A27F91">
        <w:rPr>
          <w:sz w:val="28"/>
          <w:szCs w:val="28"/>
        </w:rPr>
        <w:fldChar w:fldCharType="end"/>
      </w:r>
      <w:r w:rsidR="00A27F91">
        <w:rPr>
          <w:sz w:val="28"/>
          <w:szCs w:val="28"/>
        </w:rPr>
        <w:noBreakHyphen/>
      </w:r>
      <w:r w:rsidR="00A27F91">
        <w:rPr>
          <w:sz w:val="28"/>
          <w:szCs w:val="28"/>
        </w:rPr>
        <w:fldChar w:fldCharType="begin"/>
      </w:r>
      <w:r w:rsidR="00A27F91">
        <w:rPr>
          <w:sz w:val="28"/>
          <w:szCs w:val="28"/>
        </w:rPr>
        <w:instrText xml:space="preserve"> SEQ Bảng \* ARABIC \s 1 </w:instrText>
      </w:r>
      <w:r w:rsidR="00A27F91">
        <w:rPr>
          <w:sz w:val="28"/>
          <w:szCs w:val="28"/>
        </w:rPr>
        <w:fldChar w:fldCharType="separate"/>
      </w:r>
      <w:r w:rsidR="00A27F91">
        <w:rPr>
          <w:noProof/>
          <w:sz w:val="28"/>
          <w:szCs w:val="28"/>
        </w:rPr>
        <w:t>1</w:t>
      </w:r>
      <w:r w:rsidR="00A27F91">
        <w:rPr>
          <w:sz w:val="28"/>
          <w:szCs w:val="28"/>
        </w:rPr>
        <w:fldChar w:fldCharType="end"/>
      </w:r>
      <w:r w:rsidRPr="00141E9D">
        <w:rPr>
          <w:sz w:val="28"/>
          <w:szCs w:val="28"/>
        </w:rPr>
        <w:t xml:space="preserve">. Xác suất lây truyền </w:t>
      </w:r>
      <w:sdt>
        <w:sdtPr>
          <w:rPr>
            <w:sz w:val="28"/>
            <w:szCs w:val="28"/>
          </w:rPr>
          <w:id w:val="311753116"/>
          <w:citation/>
        </w:sdtPr>
        <w:sdtContent>
          <w:r w:rsidRPr="00141E9D">
            <w:rPr>
              <w:sz w:val="28"/>
              <w:szCs w:val="28"/>
            </w:rPr>
            <w:fldChar w:fldCharType="begin"/>
          </w:r>
          <w:r w:rsidRPr="00141E9D">
            <w:rPr>
              <w:sz w:val="28"/>
              <w:szCs w:val="28"/>
              <w:lang w:val="en-GB"/>
            </w:rPr>
            <w:instrText xml:space="preserve"> CITATION HuS20 \l 2057 </w:instrText>
          </w:r>
          <w:r w:rsidRPr="00141E9D">
            <w:rPr>
              <w:sz w:val="28"/>
              <w:szCs w:val="28"/>
            </w:rPr>
            <w:fldChar w:fldCharType="separate"/>
          </w:r>
          <w:r w:rsidRPr="00141E9D">
            <w:rPr>
              <w:noProof/>
              <w:sz w:val="28"/>
              <w:szCs w:val="28"/>
              <w:lang w:val="en-GB"/>
            </w:rPr>
            <w:t>[3]</w:t>
          </w:r>
          <w:r w:rsidRPr="00141E9D">
            <w:rPr>
              <w:sz w:val="28"/>
              <w:szCs w:val="28"/>
            </w:rPr>
            <w:fldChar w:fldCharType="end"/>
          </w:r>
        </w:sdtContent>
      </w:sdt>
      <w:bookmarkEnd w:id="76"/>
      <w:bookmarkEnd w:id="77"/>
    </w:p>
    <w:tbl>
      <w:tblPr>
        <w:tblStyle w:val="TableGrid"/>
        <w:tblW w:w="0" w:type="auto"/>
        <w:tblLook w:val="04A0" w:firstRow="1" w:lastRow="0" w:firstColumn="1" w:lastColumn="0" w:noHBand="0" w:noVBand="1"/>
      </w:tblPr>
      <w:tblGrid>
        <w:gridCol w:w="5098"/>
        <w:gridCol w:w="3963"/>
      </w:tblGrid>
      <w:tr w:rsidR="00AE115B" w14:paraId="037351BA" w14:textId="77777777" w:rsidTr="00EC329B">
        <w:tc>
          <w:tcPr>
            <w:tcW w:w="5098" w:type="dxa"/>
          </w:tcPr>
          <w:p w14:paraId="01FEEE69" w14:textId="77777777" w:rsidR="00AE115B" w:rsidRPr="00EC329B" w:rsidRDefault="00AE115B" w:rsidP="0038083D">
            <w:pPr>
              <w:spacing w:line="288" w:lineRule="auto"/>
              <w:jc w:val="both"/>
              <w:rPr>
                <w:b/>
                <w:lang w:val="en-GB"/>
              </w:rPr>
            </w:pPr>
            <w:r w:rsidRPr="00EC329B">
              <w:rPr>
                <w:b/>
                <w:lang w:val="en-GB"/>
              </w:rPr>
              <w:t>Loại tiếp xúc</w:t>
            </w:r>
          </w:p>
        </w:tc>
        <w:tc>
          <w:tcPr>
            <w:tcW w:w="3963" w:type="dxa"/>
          </w:tcPr>
          <w:p w14:paraId="2C0CD5D0" w14:textId="77777777" w:rsidR="00AE115B" w:rsidRPr="00EC329B" w:rsidRDefault="00AE115B" w:rsidP="0038083D">
            <w:pPr>
              <w:spacing w:line="288" w:lineRule="auto"/>
              <w:jc w:val="both"/>
              <w:rPr>
                <w:b/>
                <w:lang w:val="en-GB"/>
              </w:rPr>
            </w:pPr>
            <w:r w:rsidRPr="00EC329B">
              <w:rPr>
                <w:b/>
                <w:lang w:val="en-GB"/>
              </w:rPr>
              <w:t>Xác suất lây truyền</w:t>
            </w:r>
          </w:p>
        </w:tc>
      </w:tr>
      <w:tr w:rsidR="00AE115B" w14:paraId="7A7E3814" w14:textId="77777777" w:rsidTr="00EC329B">
        <w:tc>
          <w:tcPr>
            <w:tcW w:w="5098" w:type="dxa"/>
          </w:tcPr>
          <w:p w14:paraId="7A1309C9" w14:textId="77777777" w:rsidR="00AE115B" w:rsidRDefault="00AE115B" w:rsidP="0038083D">
            <w:pPr>
              <w:spacing w:line="288" w:lineRule="auto"/>
              <w:jc w:val="both"/>
              <w:rPr>
                <w:lang w:val="en-GB"/>
              </w:rPr>
            </w:pPr>
            <w:r>
              <w:rPr>
                <w:lang w:val="en-GB"/>
              </w:rPr>
              <w:t>Tiếp xúc trực tiếp</w:t>
            </w:r>
          </w:p>
        </w:tc>
        <w:tc>
          <w:tcPr>
            <w:tcW w:w="3963" w:type="dxa"/>
          </w:tcPr>
          <w:p w14:paraId="476B4D38" w14:textId="77777777" w:rsidR="00AE115B" w:rsidRDefault="00AE115B" w:rsidP="0038083D">
            <w:pPr>
              <w:spacing w:line="288" w:lineRule="auto"/>
              <w:jc w:val="both"/>
              <w:rPr>
                <w:lang w:val="en-GB"/>
              </w:rPr>
            </w:pPr>
            <w:r>
              <w:rPr>
                <w:lang w:val="en-GB"/>
              </w:rPr>
              <w:t>0.6</w:t>
            </w:r>
          </w:p>
        </w:tc>
      </w:tr>
      <w:tr w:rsidR="00AE115B" w14:paraId="2D1789B2" w14:textId="77777777" w:rsidTr="00EC329B">
        <w:tc>
          <w:tcPr>
            <w:tcW w:w="5098" w:type="dxa"/>
          </w:tcPr>
          <w:p w14:paraId="573A5631" w14:textId="77777777" w:rsidR="00AE115B" w:rsidRDefault="00AE115B" w:rsidP="0038083D">
            <w:pPr>
              <w:spacing w:line="288" w:lineRule="auto"/>
              <w:jc w:val="both"/>
              <w:rPr>
                <w:lang w:val="en-GB"/>
              </w:rPr>
            </w:pPr>
            <w:r>
              <w:rPr>
                <w:lang w:val="en-GB"/>
              </w:rPr>
              <w:t xml:space="preserve">Tiếp xúc gián tiếp tới trang trại vừa và nhỏ </w:t>
            </w:r>
          </w:p>
        </w:tc>
        <w:tc>
          <w:tcPr>
            <w:tcW w:w="3963" w:type="dxa"/>
          </w:tcPr>
          <w:p w14:paraId="74098A9C" w14:textId="77777777" w:rsidR="00AE115B" w:rsidRDefault="00AE115B" w:rsidP="0038083D">
            <w:pPr>
              <w:spacing w:line="288" w:lineRule="auto"/>
              <w:jc w:val="both"/>
              <w:rPr>
                <w:lang w:val="en-GB"/>
              </w:rPr>
            </w:pPr>
            <w:r>
              <w:rPr>
                <w:lang w:val="en-GB"/>
              </w:rPr>
              <w:t>0.6</w:t>
            </w:r>
          </w:p>
        </w:tc>
      </w:tr>
      <w:tr w:rsidR="00AE115B" w14:paraId="7D2F205B" w14:textId="77777777" w:rsidTr="00EC329B">
        <w:tc>
          <w:tcPr>
            <w:tcW w:w="5098" w:type="dxa"/>
          </w:tcPr>
          <w:p w14:paraId="7B0A316D" w14:textId="77777777" w:rsidR="00AE115B" w:rsidRDefault="00AE115B" w:rsidP="0038083D">
            <w:pPr>
              <w:spacing w:line="288" w:lineRule="auto"/>
              <w:jc w:val="both"/>
              <w:rPr>
                <w:lang w:val="en-GB"/>
              </w:rPr>
            </w:pPr>
            <w:r>
              <w:rPr>
                <w:lang w:val="en-GB"/>
              </w:rPr>
              <w:t>Tiếp xúc gián tiếp tới trang trại lớn</w:t>
            </w:r>
          </w:p>
        </w:tc>
        <w:tc>
          <w:tcPr>
            <w:tcW w:w="3963" w:type="dxa"/>
          </w:tcPr>
          <w:p w14:paraId="5117128A" w14:textId="77777777" w:rsidR="00AE115B" w:rsidRDefault="00AE115B" w:rsidP="0038083D">
            <w:pPr>
              <w:spacing w:line="288" w:lineRule="auto"/>
              <w:jc w:val="both"/>
              <w:rPr>
                <w:lang w:val="en-GB"/>
              </w:rPr>
            </w:pPr>
            <w:r>
              <w:rPr>
                <w:lang w:val="en-GB"/>
              </w:rPr>
              <w:t>0.006</w:t>
            </w:r>
          </w:p>
        </w:tc>
      </w:tr>
    </w:tbl>
    <w:p w14:paraId="13F9364D" w14:textId="77777777" w:rsidR="00AE115B" w:rsidRPr="00AE115B" w:rsidRDefault="00C2563A" w:rsidP="0038083D">
      <w:pPr>
        <w:jc w:val="both"/>
        <w:rPr>
          <w:lang w:val="en-GB"/>
        </w:rPr>
      </w:pPr>
      <w:r>
        <w:rPr>
          <w:lang w:val="en-GB"/>
        </w:rPr>
        <w:tab/>
        <w:t xml:space="preserve">Xác suất lây truyền của tiếp xúc gián tiếp ở trang trại vừa và nhỏ cao bằng xác suất lây truyền của tiếp xúc trực tiếp. Điều này có thể được lý giải bởi trang trại vừa và nhỏ có mức độ an toàn sinh học thấp, có nhiều nguy cơ để virus xâm nhập. Trái lại, ở trang trại lớn, nơi có độ an toàn sinh học cao nhất trong số các loại hình trang trại, xác suất lây truyền của tiếp xúc gián tiếp khá nhỏ (0.006). Các giá trị của xác suất lây truyền được lấy theo ý kiến của các chuyên gia </w:t>
      </w:r>
      <w:commentRangeStart w:id="78"/>
      <w:sdt>
        <w:sdtPr>
          <w:rPr>
            <w:lang w:val="en-GB"/>
          </w:rPr>
          <w:id w:val="1887288563"/>
          <w:citation/>
        </w:sdtPr>
        <w:sdtContent>
          <w:r>
            <w:rPr>
              <w:lang w:val="en-GB"/>
            </w:rPr>
            <w:fldChar w:fldCharType="begin"/>
          </w:r>
          <w:r>
            <w:rPr>
              <w:lang w:val="en-GB"/>
            </w:rPr>
            <w:instrText xml:space="preserve"> CITATION HuS20 \l 2057 </w:instrText>
          </w:r>
          <w:r>
            <w:rPr>
              <w:lang w:val="en-GB"/>
            </w:rPr>
            <w:fldChar w:fldCharType="separate"/>
          </w:r>
          <w:r w:rsidRPr="00C2563A">
            <w:rPr>
              <w:noProof/>
              <w:lang w:val="en-GB"/>
            </w:rPr>
            <w:t>[3]</w:t>
          </w:r>
          <w:r>
            <w:rPr>
              <w:lang w:val="en-GB"/>
            </w:rPr>
            <w:fldChar w:fldCharType="end"/>
          </w:r>
        </w:sdtContent>
      </w:sdt>
      <w:r>
        <w:rPr>
          <w:lang w:val="en-GB"/>
        </w:rPr>
        <w:t>.</w:t>
      </w:r>
      <w:commentRangeEnd w:id="78"/>
      <w:r w:rsidR="0097748A">
        <w:rPr>
          <w:rStyle w:val="CommentReference"/>
        </w:rPr>
        <w:commentReference w:id="78"/>
      </w:r>
    </w:p>
    <w:p w14:paraId="5AA4E989" w14:textId="77777777" w:rsidR="00270CAD" w:rsidRDefault="00C340B1" w:rsidP="0038083D">
      <w:pPr>
        <w:pStyle w:val="Heading4"/>
        <w:ind w:left="851"/>
        <w:jc w:val="both"/>
        <w:rPr>
          <w:lang w:val="en-GB"/>
        </w:rPr>
      </w:pPr>
      <w:r>
        <w:rPr>
          <w:lang w:val="en-GB"/>
        </w:rPr>
        <w:t xml:space="preserve">Số lượng </w:t>
      </w:r>
      <w:r w:rsidR="008800CB">
        <w:rPr>
          <w:lang w:val="en-GB"/>
        </w:rPr>
        <w:t xml:space="preserve">tiếp xúc </w:t>
      </w:r>
      <w:r>
        <w:rPr>
          <w:lang w:val="en-GB"/>
        </w:rPr>
        <w:t>trung bình của một trang trại trong một tuần</w:t>
      </w:r>
    </w:p>
    <w:p w14:paraId="03A00424" w14:textId="77777777" w:rsidR="00270CAD" w:rsidRDefault="008800CB" w:rsidP="0038083D">
      <w:pPr>
        <w:ind w:firstLine="720"/>
        <w:jc w:val="both"/>
        <w:rPr>
          <w:lang w:val="en-GB"/>
        </w:rPr>
      </w:pPr>
      <w:r>
        <w:rPr>
          <w:lang w:val="en-GB"/>
        </w:rPr>
        <w:t>Dữ liệu về s</w:t>
      </w:r>
      <w:r w:rsidR="00270CAD">
        <w:rPr>
          <w:lang w:val="en-GB"/>
        </w:rPr>
        <w:t>ố lượng</w:t>
      </w:r>
      <w:r>
        <w:rPr>
          <w:lang w:val="en-GB"/>
        </w:rPr>
        <w:t xml:space="preserve"> tiếp xúc trực tiếp của một trang trại được thu thập dựa trên tần suất một trang trại vận chuyển lợn từ trang trại của mình qua trang trại khác.</w:t>
      </w:r>
      <w:r w:rsidR="001506FD">
        <w:rPr>
          <w:lang w:val="en-GB"/>
        </w:rPr>
        <w:t xml:space="preserve"> Dữ liệu về số lượng tiếp xúc gián tiếp của một trang trại được thu thập bằng cách làm khảo sát trên các trang trại với các câu hỏi về:</w:t>
      </w:r>
    </w:p>
    <w:p w14:paraId="2CCB849D" w14:textId="77777777" w:rsidR="001506FD" w:rsidRDefault="001506FD" w:rsidP="0038083D">
      <w:pPr>
        <w:pStyle w:val="ListParagraph"/>
        <w:numPr>
          <w:ilvl w:val="0"/>
          <w:numId w:val="4"/>
        </w:numPr>
        <w:jc w:val="both"/>
        <w:rPr>
          <w:lang w:val="en-GB"/>
        </w:rPr>
      </w:pPr>
      <w:commentRangeStart w:id="79"/>
      <w:r>
        <w:rPr>
          <w:lang w:val="en-GB"/>
        </w:rPr>
        <w:t>Tần suất có phương tiện di chuyển tới trang trại trong vòng 6 tháng qua</w:t>
      </w:r>
    </w:p>
    <w:p w14:paraId="16AB42F8" w14:textId="77777777" w:rsidR="001506FD" w:rsidRDefault="001506FD" w:rsidP="0038083D">
      <w:pPr>
        <w:pStyle w:val="ListParagraph"/>
        <w:numPr>
          <w:ilvl w:val="0"/>
          <w:numId w:val="4"/>
        </w:numPr>
        <w:jc w:val="both"/>
        <w:rPr>
          <w:lang w:val="en-GB"/>
        </w:rPr>
      </w:pPr>
      <w:r>
        <w:rPr>
          <w:lang w:val="en-GB"/>
        </w:rPr>
        <w:t>Tần suất bác sĩ thú ý hay nhân viên thú y tới trang trại trong vòng 6 tháng qua</w:t>
      </w:r>
    </w:p>
    <w:p w14:paraId="4334E5F5" w14:textId="77777777" w:rsidR="001506FD" w:rsidRDefault="001506FD" w:rsidP="0038083D">
      <w:pPr>
        <w:pStyle w:val="ListParagraph"/>
        <w:numPr>
          <w:ilvl w:val="0"/>
          <w:numId w:val="4"/>
        </w:numPr>
        <w:jc w:val="both"/>
        <w:rPr>
          <w:lang w:val="en-GB"/>
        </w:rPr>
      </w:pPr>
      <w:r>
        <w:rPr>
          <w:lang w:val="en-GB"/>
        </w:rPr>
        <w:t>Tần suất các nông dân hay thương nhân khác tới trang trại trong vòng 6 tháng qua</w:t>
      </w:r>
    </w:p>
    <w:p w14:paraId="5F66B4E1" w14:textId="77777777" w:rsidR="001506FD" w:rsidRPr="0013481E" w:rsidRDefault="001506FD" w:rsidP="0038083D">
      <w:pPr>
        <w:pStyle w:val="ListParagraph"/>
        <w:numPr>
          <w:ilvl w:val="0"/>
          <w:numId w:val="4"/>
        </w:numPr>
        <w:jc w:val="both"/>
        <w:rPr>
          <w:lang w:val="en-GB"/>
        </w:rPr>
      </w:pPr>
      <w:r>
        <w:rPr>
          <w:lang w:val="en-GB"/>
        </w:rPr>
        <w:t>Tần suất trang trại dùng chung thiết bị với các trang trại khác</w:t>
      </w:r>
      <w:commentRangeEnd w:id="79"/>
      <w:r w:rsidR="00B96BB1">
        <w:rPr>
          <w:rStyle w:val="CommentReference"/>
        </w:rPr>
        <w:commentReference w:id="79"/>
      </w:r>
    </w:p>
    <w:p w14:paraId="02360385" w14:textId="77777777" w:rsidR="0045365A" w:rsidRDefault="0045365A">
      <w:pPr>
        <w:rPr>
          <w:i/>
          <w:iCs/>
          <w:color w:val="44546A" w:themeColor="text2"/>
        </w:rPr>
      </w:pPr>
      <w:bookmarkStart w:id="80" w:name="_Toc96687467"/>
      <w:bookmarkStart w:id="81" w:name="_Toc96691721"/>
      <w:r>
        <w:br w:type="page"/>
      </w:r>
    </w:p>
    <w:p w14:paraId="6D31A861" w14:textId="77777777" w:rsidR="00270CAD" w:rsidRPr="00BC0124" w:rsidRDefault="00270CAD" w:rsidP="006D3A12">
      <w:pPr>
        <w:pStyle w:val="Caption"/>
        <w:keepNext/>
        <w:spacing w:line="288" w:lineRule="auto"/>
        <w:jc w:val="center"/>
        <w:rPr>
          <w:sz w:val="28"/>
          <w:szCs w:val="28"/>
        </w:rPr>
      </w:pPr>
      <w:r w:rsidRPr="00BC0124">
        <w:rPr>
          <w:sz w:val="28"/>
          <w:szCs w:val="28"/>
        </w:rPr>
        <w:lastRenderedPageBreak/>
        <w:t xml:space="preserve">Bảng </w:t>
      </w:r>
      <w:r w:rsidR="00A27F91">
        <w:rPr>
          <w:sz w:val="28"/>
          <w:szCs w:val="28"/>
        </w:rPr>
        <w:fldChar w:fldCharType="begin"/>
      </w:r>
      <w:r w:rsidR="00A27F91">
        <w:rPr>
          <w:sz w:val="28"/>
          <w:szCs w:val="28"/>
        </w:rPr>
        <w:instrText xml:space="preserve"> STYLEREF 1 \s </w:instrText>
      </w:r>
      <w:r w:rsidR="00A27F91">
        <w:rPr>
          <w:sz w:val="28"/>
          <w:szCs w:val="28"/>
        </w:rPr>
        <w:fldChar w:fldCharType="separate"/>
      </w:r>
      <w:r w:rsidR="00A27F91">
        <w:rPr>
          <w:noProof/>
          <w:sz w:val="28"/>
          <w:szCs w:val="28"/>
        </w:rPr>
        <w:t>3</w:t>
      </w:r>
      <w:r w:rsidR="00A27F91">
        <w:rPr>
          <w:sz w:val="28"/>
          <w:szCs w:val="28"/>
        </w:rPr>
        <w:fldChar w:fldCharType="end"/>
      </w:r>
      <w:r w:rsidR="00A27F91">
        <w:rPr>
          <w:sz w:val="28"/>
          <w:szCs w:val="28"/>
        </w:rPr>
        <w:noBreakHyphen/>
      </w:r>
      <w:r w:rsidR="00A27F91">
        <w:rPr>
          <w:sz w:val="28"/>
          <w:szCs w:val="28"/>
        </w:rPr>
        <w:fldChar w:fldCharType="begin"/>
      </w:r>
      <w:r w:rsidR="00A27F91">
        <w:rPr>
          <w:sz w:val="28"/>
          <w:szCs w:val="28"/>
        </w:rPr>
        <w:instrText xml:space="preserve"> SEQ Bảng \* ARABIC \s 1 </w:instrText>
      </w:r>
      <w:r w:rsidR="00A27F91">
        <w:rPr>
          <w:sz w:val="28"/>
          <w:szCs w:val="28"/>
        </w:rPr>
        <w:fldChar w:fldCharType="separate"/>
      </w:r>
      <w:r w:rsidR="00A27F91">
        <w:rPr>
          <w:noProof/>
          <w:sz w:val="28"/>
          <w:szCs w:val="28"/>
        </w:rPr>
        <w:t>2</w:t>
      </w:r>
      <w:r w:rsidR="00A27F91">
        <w:rPr>
          <w:sz w:val="28"/>
          <w:szCs w:val="28"/>
        </w:rPr>
        <w:fldChar w:fldCharType="end"/>
      </w:r>
      <w:r w:rsidRPr="00BC0124">
        <w:rPr>
          <w:sz w:val="28"/>
          <w:szCs w:val="28"/>
        </w:rPr>
        <w:t>. Số lượng tiếp xúc trung bình trong 1 tuần</w:t>
      </w:r>
      <w:bookmarkEnd w:id="80"/>
      <w:bookmarkEnd w:id="81"/>
    </w:p>
    <w:tbl>
      <w:tblPr>
        <w:tblStyle w:val="TableGrid"/>
        <w:tblW w:w="0" w:type="auto"/>
        <w:tblLook w:val="04A0" w:firstRow="1" w:lastRow="0" w:firstColumn="1" w:lastColumn="0" w:noHBand="0" w:noVBand="1"/>
      </w:tblPr>
      <w:tblGrid>
        <w:gridCol w:w="3823"/>
        <w:gridCol w:w="2760"/>
        <w:gridCol w:w="2478"/>
      </w:tblGrid>
      <w:tr w:rsidR="00C2563A" w:rsidRPr="00270CAD" w14:paraId="54FF4B75" w14:textId="77777777" w:rsidTr="00BC0124">
        <w:tc>
          <w:tcPr>
            <w:tcW w:w="3823" w:type="dxa"/>
            <w:vMerge w:val="restart"/>
          </w:tcPr>
          <w:p w14:paraId="251591BF" w14:textId="77777777" w:rsidR="00C2563A" w:rsidRPr="00270CAD" w:rsidRDefault="00C2563A" w:rsidP="0038083D">
            <w:pPr>
              <w:spacing w:line="288" w:lineRule="auto"/>
              <w:jc w:val="both"/>
              <w:rPr>
                <w:b/>
                <w:sz w:val="26"/>
                <w:szCs w:val="26"/>
                <w:lang w:val="en-GB"/>
              </w:rPr>
            </w:pPr>
            <w:r w:rsidRPr="00270CAD">
              <w:rPr>
                <w:b/>
                <w:sz w:val="26"/>
                <w:szCs w:val="26"/>
                <w:lang w:val="en-GB"/>
              </w:rPr>
              <w:t>Liên hệ</w:t>
            </w:r>
            <w:r w:rsidRPr="00270CAD">
              <w:rPr>
                <w:b/>
                <w:sz w:val="26"/>
                <w:szCs w:val="26"/>
                <w:lang w:val="en-GB"/>
              </w:rPr>
              <w:br/>
              <w:t>(Nguồn - Đích)</w:t>
            </w:r>
          </w:p>
        </w:tc>
        <w:tc>
          <w:tcPr>
            <w:tcW w:w="5238" w:type="dxa"/>
            <w:gridSpan w:val="2"/>
          </w:tcPr>
          <w:p w14:paraId="47850435" w14:textId="77777777" w:rsidR="00C2563A" w:rsidRPr="00270CAD" w:rsidRDefault="00C2563A" w:rsidP="0038083D">
            <w:pPr>
              <w:tabs>
                <w:tab w:val="left" w:pos="2040"/>
              </w:tabs>
              <w:spacing w:line="288" w:lineRule="auto"/>
              <w:jc w:val="both"/>
              <w:rPr>
                <w:b/>
                <w:sz w:val="26"/>
                <w:szCs w:val="26"/>
                <w:lang w:val="en-GB"/>
              </w:rPr>
            </w:pPr>
            <w:r w:rsidRPr="00270CAD">
              <w:rPr>
                <w:b/>
                <w:sz w:val="26"/>
                <w:szCs w:val="26"/>
                <w:lang w:val="en-GB"/>
              </w:rPr>
              <w:t>Số lượng tiếp xúc trung bình trong 1 tuần</w:t>
            </w:r>
          </w:p>
        </w:tc>
      </w:tr>
      <w:tr w:rsidR="00C2563A" w:rsidRPr="00270CAD" w14:paraId="2BC4492D" w14:textId="77777777" w:rsidTr="00BC0124">
        <w:tc>
          <w:tcPr>
            <w:tcW w:w="3823" w:type="dxa"/>
            <w:vMerge/>
          </w:tcPr>
          <w:p w14:paraId="60FE980D" w14:textId="77777777" w:rsidR="00C2563A" w:rsidRPr="00270CAD" w:rsidRDefault="00C2563A" w:rsidP="0038083D">
            <w:pPr>
              <w:spacing w:line="288" w:lineRule="auto"/>
              <w:jc w:val="both"/>
              <w:rPr>
                <w:b/>
                <w:sz w:val="26"/>
                <w:szCs w:val="26"/>
                <w:lang w:val="en-GB"/>
              </w:rPr>
            </w:pPr>
          </w:p>
        </w:tc>
        <w:tc>
          <w:tcPr>
            <w:tcW w:w="2760" w:type="dxa"/>
          </w:tcPr>
          <w:p w14:paraId="221C0EAE" w14:textId="77777777" w:rsidR="00C2563A" w:rsidRPr="00270CAD" w:rsidRDefault="00C2563A" w:rsidP="0038083D">
            <w:pPr>
              <w:spacing w:line="288" w:lineRule="auto"/>
              <w:jc w:val="both"/>
              <w:rPr>
                <w:b/>
                <w:sz w:val="26"/>
                <w:szCs w:val="26"/>
                <w:lang w:val="en-GB"/>
              </w:rPr>
            </w:pPr>
            <w:r w:rsidRPr="00270CAD">
              <w:rPr>
                <w:b/>
                <w:sz w:val="26"/>
                <w:szCs w:val="26"/>
                <w:lang w:val="en-GB"/>
              </w:rPr>
              <w:t>Tiếp xúc trực tiếp</w:t>
            </w:r>
          </w:p>
        </w:tc>
        <w:tc>
          <w:tcPr>
            <w:tcW w:w="2478" w:type="dxa"/>
          </w:tcPr>
          <w:p w14:paraId="296BE887" w14:textId="77777777" w:rsidR="00C2563A" w:rsidRPr="00270CAD" w:rsidRDefault="00C2563A" w:rsidP="0038083D">
            <w:pPr>
              <w:spacing w:line="288" w:lineRule="auto"/>
              <w:jc w:val="both"/>
              <w:rPr>
                <w:b/>
                <w:sz w:val="26"/>
                <w:szCs w:val="26"/>
                <w:lang w:val="en-GB"/>
              </w:rPr>
            </w:pPr>
            <w:r w:rsidRPr="00270CAD">
              <w:rPr>
                <w:b/>
                <w:sz w:val="26"/>
                <w:szCs w:val="26"/>
                <w:lang w:val="en-GB"/>
              </w:rPr>
              <w:t>Tiếp xúc gián tiếp</w:t>
            </w:r>
          </w:p>
        </w:tc>
      </w:tr>
      <w:tr w:rsidR="00C2563A" w:rsidRPr="00270CAD" w14:paraId="4B05CF29" w14:textId="77777777" w:rsidTr="00BC0124">
        <w:tc>
          <w:tcPr>
            <w:tcW w:w="3823" w:type="dxa"/>
          </w:tcPr>
          <w:p w14:paraId="24381DCA" w14:textId="77777777" w:rsidR="00C2563A" w:rsidRPr="00270CAD" w:rsidRDefault="00C2563A" w:rsidP="0038083D">
            <w:pPr>
              <w:spacing w:line="288" w:lineRule="auto"/>
              <w:jc w:val="both"/>
              <w:rPr>
                <w:sz w:val="26"/>
                <w:szCs w:val="26"/>
                <w:lang w:val="en-GB"/>
              </w:rPr>
            </w:pPr>
            <w:r w:rsidRPr="00270CAD">
              <w:rPr>
                <w:sz w:val="26"/>
                <w:szCs w:val="26"/>
                <w:lang w:val="en-GB"/>
              </w:rPr>
              <w:t xml:space="preserve">Trang trại nhỏ </w:t>
            </w:r>
            <w:r w:rsidRPr="00270CAD">
              <w:rPr>
                <w:rFonts w:cs="Times New Roman"/>
                <w:sz w:val="26"/>
                <w:szCs w:val="26"/>
                <w:lang w:val="en-GB"/>
              </w:rPr>
              <w:t>→</w:t>
            </w:r>
            <w:r w:rsidRPr="00270CAD">
              <w:rPr>
                <w:sz w:val="26"/>
                <w:szCs w:val="26"/>
                <w:lang w:val="en-GB"/>
              </w:rPr>
              <w:t xml:space="preserve"> Trang trại nhỏ</w:t>
            </w:r>
          </w:p>
        </w:tc>
        <w:tc>
          <w:tcPr>
            <w:tcW w:w="2760" w:type="dxa"/>
          </w:tcPr>
          <w:p w14:paraId="17DB8B14" w14:textId="77777777" w:rsidR="00C2563A" w:rsidRPr="00270CAD" w:rsidRDefault="00270CAD" w:rsidP="0038083D">
            <w:pPr>
              <w:spacing w:line="288" w:lineRule="auto"/>
              <w:jc w:val="both"/>
              <w:rPr>
                <w:sz w:val="26"/>
                <w:szCs w:val="26"/>
                <w:lang w:val="en-GB"/>
              </w:rPr>
            </w:pPr>
            <w:r w:rsidRPr="00270CAD">
              <w:rPr>
                <w:sz w:val="26"/>
                <w:szCs w:val="26"/>
                <w:lang w:val="en-GB"/>
              </w:rPr>
              <w:t>Poisson 0.072</w:t>
            </w:r>
          </w:p>
        </w:tc>
        <w:tc>
          <w:tcPr>
            <w:tcW w:w="2478" w:type="dxa"/>
          </w:tcPr>
          <w:p w14:paraId="5C7336AF" w14:textId="77777777" w:rsidR="00C2563A" w:rsidRPr="00270CAD" w:rsidRDefault="00270CAD" w:rsidP="0038083D">
            <w:pPr>
              <w:spacing w:line="288" w:lineRule="auto"/>
              <w:jc w:val="both"/>
              <w:rPr>
                <w:sz w:val="26"/>
                <w:szCs w:val="26"/>
                <w:lang w:val="en-GB"/>
              </w:rPr>
            </w:pPr>
            <w:r w:rsidRPr="00270CAD">
              <w:rPr>
                <w:sz w:val="26"/>
                <w:szCs w:val="26"/>
                <w:lang w:val="en-GB"/>
              </w:rPr>
              <w:t>Poisson 0.282</w:t>
            </w:r>
          </w:p>
        </w:tc>
      </w:tr>
      <w:tr w:rsidR="00C2563A" w:rsidRPr="00270CAD" w14:paraId="4409C9BA" w14:textId="77777777" w:rsidTr="00BC0124">
        <w:tc>
          <w:tcPr>
            <w:tcW w:w="3823" w:type="dxa"/>
          </w:tcPr>
          <w:p w14:paraId="38E92DD7" w14:textId="77777777" w:rsidR="00C2563A" w:rsidRPr="00270CAD" w:rsidRDefault="00270CAD" w:rsidP="0038083D">
            <w:pPr>
              <w:spacing w:line="288" w:lineRule="auto"/>
              <w:jc w:val="both"/>
              <w:rPr>
                <w:sz w:val="26"/>
                <w:szCs w:val="26"/>
                <w:lang w:val="en-GB"/>
              </w:rPr>
            </w:pPr>
            <w:r w:rsidRPr="00270CAD">
              <w:rPr>
                <w:sz w:val="26"/>
                <w:szCs w:val="26"/>
                <w:lang w:val="en-GB"/>
              </w:rPr>
              <w:t xml:space="preserve">Trang trại nhỏ </w:t>
            </w:r>
            <w:r w:rsidRPr="00270CAD">
              <w:rPr>
                <w:rFonts w:cs="Times New Roman"/>
                <w:sz w:val="26"/>
                <w:szCs w:val="26"/>
                <w:lang w:val="en-GB"/>
              </w:rPr>
              <w:t>→</w:t>
            </w:r>
            <w:r w:rsidRPr="00270CAD">
              <w:rPr>
                <w:sz w:val="26"/>
                <w:szCs w:val="26"/>
                <w:lang w:val="en-GB"/>
              </w:rPr>
              <w:t xml:space="preserve"> Trang trại vừa</w:t>
            </w:r>
          </w:p>
        </w:tc>
        <w:tc>
          <w:tcPr>
            <w:tcW w:w="2760" w:type="dxa"/>
          </w:tcPr>
          <w:p w14:paraId="649051B1" w14:textId="77777777" w:rsidR="00C2563A" w:rsidRPr="00270CAD" w:rsidRDefault="00C2563A" w:rsidP="0038083D">
            <w:pPr>
              <w:spacing w:line="288" w:lineRule="auto"/>
              <w:jc w:val="both"/>
              <w:rPr>
                <w:sz w:val="26"/>
                <w:szCs w:val="26"/>
                <w:lang w:val="en-GB"/>
              </w:rPr>
            </w:pPr>
          </w:p>
        </w:tc>
        <w:tc>
          <w:tcPr>
            <w:tcW w:w="2478" w:type="dxa"/>
          </w:tcPr>
          <w:p w14:paraId="0F9AE32C" w14:textId="77777777" w:rsidR="00C2563A" w:rsidRPr="00270CAD" w:rsidRDefault="00270CAD" w:rsidP="0038083D">
            <w:pPr>
              <w:spacing w:line="288" w:lineRule="auto"/>
              <w:jc w:val="both"/>
              <w:rPr>
                <w:sz w:val="26"/>
                <w:szCs w:val="26"/>
                <w:lang w:val="en-GB"/>
              </w:rPr>
            </w:pPr>
            <w:r w:rsidRPr="00270CAD">
              <w:rPr>
                <w:sz w:val="26"/>
                <w:szCs w:val="26"/>
                <w:lang w:val="en-GB"/>
              </w:rPr>
              <w:t>Poisson 0.282</w:t>
            </w:r>
          </w:p>
        </w:tc>
      </w:tr>
      <w:tr w:rsidR="00C2563A" w:rsidRPr="00270CAD" w14:paraId="363B25D4" w14:textId="77777777" w:rsidTr="00BC0124">
        <w:tc>
          <w:tcPr>
            <w:tcW w:w="3823" w:type="dxa"/>
          </w:tcPr>
          <w:p w14:paraId="468CCDFF" w14:textId="77777777" w:rsidR="00C2563A" w:rsidRPr="00270CAD" w:rsidRDefault="00270CAD" w:rsidP="0038083D">
            <w:pPr>
              <w:spacing w:line="288" w:lineRule="auto"/>
              <w:jc w:val="both"/>
              <w:rPr>
                <w:sz w:val="26"/>
                <w:szCs w:val="26"/>
                <w:lang w:val="en-GB"/>
              </w:rPr>
            </w:pPr>
            <w:r w:rsidRPr="00270CAD">
              <w:rPr>
                <w:sz w:val="26"/>
                <w:szCs w:val="26"/>
                <w:lang w:val="en-GB"/>
              </w:rPr>
              <w:t xml:space="preserve">Trang trại vừa </w:t>
            </w:r>
            <w:r w:rsidRPr="00270CAD">
              <w:rPr>
                <w:rFonts w:cs="Times New Roman"/>
                <w:sz w:val="26"/>
                <w:szCs w:val="26"/>
                <w:lang w:val="en-GB"/>
              </w:rPr>
              <w:t>→</w:t>
            </w:r>
            <w:r w:rsidRPr="00270CAD">
              <w:rPr>
                <w:sz w:val="26"/>
                <w:szCs w:val="26"/>
                <w:lang w:val="en-GB"/>
              </w:rPr>
              <w:t xml:space="preserve"> Trang trại nhỏ</w:t>
            </w:r>
          </w:p>
        </w:tc>
        <w:tc>
          <w:tcPr>
            <w:tcW w:w="2760" w:type="dxa"/>
          </w:tcPr>
          <w:p w14:paraId="22C778EB" w14:textId="77777777" w:rsidR="00C2563A" w:rsidRPr="00270CAD" w:rsidRDefault="00270CAD" w:rsidP="0038083D">
            <w:pPr>
              <w:spacing w:line="288" w:lineRule="auto"/>
              <w:jc w:val="both"/>
              <w:rPr>
                <w:sz w:val="26"/>
                <w:szCs w:val="26"/>
                <w:lang w:val="en-GB"/>
              </w:rPr>
            </w:pPr>
            <w:r w:rsidRPr="00270CAD">
              <w:rPr>
                <w:sz w:val="26"/>
                <w:szCs w:val="26"/>
                <w:lang w:val="en-GB"/>
              </w:rPr>
              <w:t>Poisson 0.072</w:t>
            </w:r>
          </w:p>
        </w:tc>
        <w:tc>
          <w:tcPr>
            <w:tcW w:w="2478" w:type="dxa"/>
          </w:tcPr>
          <w:p w14:paraId="59769B92" w14:textId="77777777" w:rsidR="00C2563A" w:rsidRPr="00270CAD" w:rsidRDefault="00270CAD" w:rsidP="0038083D">
            <w:pPr>
              <w:spacing w:line="288" w:lineRule="auto"/>
              <w:jc w:val="both"/>
              <w:rPr>
                <w:sz w:val="26"/>
                <w:szCs w:val="26"/>
                <w:lang w:val="en-GB"/>
              </w:rPr>
            </w:pPr>
            <w:r w:rsidRPr="00270CAD">
              <w:rPr>
                <w:sz w:val="26"/>
                <w:szCs w:val="26"/>
                <w:lang w:val="en-GB"/>
              </w:rPr>
              <w:t>Poisson 0.282</w:t>
            </w:r>
          </w:p>
        </w:tc>
      </w:tr>
      <w:tr w:rsidR="00C2563A" w:rsidRPr="00270CAD" w14:paraId="147AB31A" w14:textId="77777777" w:rsidTr="00BC0124">
        <w:tc>
          <w:tcPr>
            <w:tcW w:w="3823" w:type="dxa"/>
          </w:tcPr>
          <w:p w14:paraId="1626FE2D" w14:textId="77777777" w:rsidR="00C2563A" w:rsidRPr="00270CAD" w:rsidRDefault="00270CAD" w:rsidP="0038083D">
            <w:pPr>
              <w:spacing w:line="288" w:lineRule="auto"/>
              <w:jc w:val="both"/>
              <w:rPr>
                <w:sz w:val="26"/>
                <w:szCs w:val="26"/>
                <w:lang w:val="en-GB"/>
              </w:rPr>
            </w:pPr>
            <w:r w:rsidRPr="00270CAD">
              <w:rPr>
                <w:sz w:val="26"/>
                <w:szCs w:val="26"/>
                <w:lang w:val="en-GB"/>
              </w:rPr>
              <w:t xml:space="preserve">Trang trại vừa </w:t>
            </w:r>
            <w:r w:rsidRPr="00270CAD">
              <w:rPr>
                <w:rFonts w:cs="Times New Roman"/>
                <w:sz w:val="26"/>
                <w:szCs w:val="26"/>
                <w:lang w:val="en-GB"/>
              </w:rPr>
              <w:t>→</w:t>
            </w:r>
            <w:r w:rsidRPr="00270CAD">
              <w:rPr>
                <w:sz w:val="26"/>
                <w:szCs w:val="26"/>
                <w:lang w:val="en-GB"/>
              </w:rPr>
              <w:t xml:space="preserve"> Trang trại vừa</w:t>
            </w:r>
          </w:p>
        </w:tc>
        <w:tc>
          <w:tcPr>
            <w:tcW w:w="2760" w:type="dxa"/>
          </w:tcPr>
          <w:p w14:paraId="70F1B4C0" w14:textId="77777777" w:rsidR="00C2563A" w:rsidRPr="00270CAD" w:rsidRDefault="00270CAD" w:rsidP="0038083D">
            <w:pPr>
              <w:spacing w:line="288" w:lineRule="auto"/>
              <w:jc w:val="both"/>
              <w:rPr>
                <w:sz w:val="26"/>
                <w:szCs w:val="26"/>
                <w:lang w:val="en-GB"/>
              </w:rPr>
            </w:pPr>
            <w:r w:rsidRPr="00270CAD">
              <w:rPr>
                <w:sz w:val="26"/>
                <w:szCs w:val="26"/>
                <w:lang w:val="en-GB"/>
              </w:rPr>
              <w:t>Poisson 0.073</w:t>
            </w:r>
          </w:p>
        </w:tc>
        <w:tc>
          <w:tcPr>
            <w:tcW w:w="2478" w:type="dxa"/>
          </w:tcPr>
          <w:p w14:paraId="03B010A1" w14:textId="77777777" w:rsidR="00C2563A" w:rsidRPr="00270CAD" w:rsidRDefault="00270CAD" w:rsidP="0038083D">
            <w:pPr>
              <w:spacing w:line="288" w:lineRule="auto"/>
              <w:jc w:val="both"/>
              <w:rPr>
                <w:sz w:val="26"/>
                <w:szCs w:val="26"/>
                <w:lang w:val="en-GB"/>
              </w:rPr>
            </w:pPr>
            <w:r w:rsidRPr="00270CAD">
              <w:rPr>
                <w:sz w:val="26"/>
                <w:szCs w:val="26"/>
                <w:lang w:val="en-GB"/>
              </w:rPr>
              <w:t>Poisson 0.271</w:t>
            </w:r>
          </w:p>
        </w:tc>
      </w:tr>
      <w:tr w:rsidR="00C2563A" w:rsidRPr="00270CAD" w14:paraId="0DB67CE4" w14:textId="77777777" w:rsidTr="00BC0124">
        <w:tc>
          <w:tcPr>
            <w:tcW w:w="3823" w:type="dxa"/>
          </w:tcPr>
          <w:p w14:paraId="4235B247" w14:textId="77777777" w:rsidR="00C2563A" w:rsidRPr="00270CAD" w:rsidRDefault="00270CAD" w:rsidP="0038083D">
            <w:pPr>
              <w:spacing w:line="288" w:lineRule="auto"/>
              <w:jc w:val="both"/>
              <w:rPr>
                <w:sz w:val="26"/>
                <w:szCs w:val="26"/>
                <w:lang w:val="en-GB"/>
              </w:rPr>
            </w:pPr>
            <w:r w:rsidRPr="00270CAD">
              <w:rPr>
                <w:sz w:val="26"/>
                <w:szCs w:val="26"/>
                <w:lang w:val="en-GB"/>
              </w:rPr>
              <w:t xml:space="preserve">Trang trại vừa </w:t>
            </w:r>
            <w:r w:rsidRPr="00270CAD">
              <w:rPr>
                <w:rFonts w:cs="Times New Roman"/>
                <w:sz w:val="26"/>
                <w:szCs w:val="26"/>
                <w:lang w:val="en-GB"/>
              </w:rPr>
              <w:t>→</w:t>
            </w:r>
            <w:r w:rsidRPr="00270CAD">
              <w:rPr>
                <w:sz w:val="26"/>
                <w:szCs w:val="26"/>
                <w:lang w:val="en-GB"/>
              </w:rPr>
              <w:t xml:space="preserve"> Trang trại lớn</w:t>
            </w:r>
          </w:p>
        </w:tc>
        <w:tc>
          <w:tcPr>
            <w:tcW w:w="2760" w:type="dxa"/>
          </w:tcPr>
          <w:p w14:paraId="210532B9" w14:textId="77777777" w:rsidR="00C2563A" w:rsidRPr="00270CAD" w:rsidRDefault="00C2563A" w:rsidP="0038083D">
            <w:pPr>
              <w:spacing w:line="288" w:lineRule="auto"/>
              <w:jc w:val="both"/>
              <w:rPr>
                <w:sz w:val="26"/>
                <w:szCs w:val="26"/>
                <w:lang w:val="en-GB"/>
              </w:rPr>
            </w:pPr>
          </w:p>
        </w:tc>
        <w:tc>
          <w:tcPr>
            <w:tcW w:w="2478" w:type="dxa"/>
          </w:tcPr>
          <w:p w14:paraId="5F77B062" w14:textId="77777777" w:rsidR="00C2563A" w:rsidRPr="00270CAD" w:rsidRDefault="00270CAD" w:rsidP="0038083D">
            <w:pPr>
              <w:spacing w:line="288" w:lineRule="auto"/>
              <w:jc w:val="both"/>
              <w:rPr>
                <w:sz w:val="26"/>
                <w:szCs w:val="26"/>
                <w:lang w:val="en-GB"/>
              </w:rPr>
            </w:pPr>
            <w:r w:rsidRPr="00270CAD">
              <w:rPr>
                <w:sz w:val="26"/>
                <w:szCs w:val="26"/>
                <w:lang w:val="en-GB"/>
              </w:rPr>
              <w:t>Poisson 3.5</w:t>
            </w:r>
          </w:p>
        </w:tc>
      </w:tr>
      <w:tr w:rsidR="00270CAD" w:rsidRPr="00270CAD" w14:paraId="6CB09E13" w14:textId="77777777" w:rsidTr="00BC0124">
        <w:tc>
          <w:tcPr>
            <w:tcW w:w="3823" w:type="dxa"/>
          </w:tcPr>
          <w:p w14:paraId="2CE1EFC6" w14:textId="77777777" w:rsidR="00270CAD" w:rsidRPr="00270CAD" w:rsidRDefault="00270CAD" w:rsidP="0038083D">
            <w:pPr>
              <w:spacing w:line="288" w:lineRule="auto"/>
              <w:jc w:val="both"/>
              <w:rPr>
                <w:sz w:val="26"/>
                <w:szCs w:val="26"/>
                <w:lang w:val="en-GB"/>
              </w:rPr>
            </w:pPr>
            <w:r w:rsidRPr="00270CAD">
              <w:rPr>
                <w:sz w:val="26"/>
                <w:szCs w:val="26"/>
                <w:lang w:val="en-GB"/>
              </w:rPr>
              <w:t xml:space="preserve">Trang trại lớn </w:t>
            </w:r>
            <w:r w:rsidRPr="00270CAD">
              <w:rPr>
                <w:rFonts w:cs="Times New Roman"/>
                <w:sz w:val="26"/>
                <w:szCs w:val="26"/>
                <w:lang w:val="en-GB"/>
              </w:rPr>
              <w:t>→</w:t>
            </w:r>
            <w:r w:rsidRPr="00270CAD">
              <w:rPr>
                <w:sz w:val="26"/>
                <w:szCs w:val="26"/>
                <w:lang w:val="en-GB"/>
              </w:rPr>
              <w:t xml:space="preserve"> Trang trại vừa</w:t>
            </w:r>
          </w:p>
        </w:tc>
        <w:tc>
          <w:tcPr>
            <w:tcW w:w="2760" w:type="dxa"/>
          </w:tcPr>
          <w:p w14:paraId="72B85A90" w14:textId="77777777" w:rsidR="00270CAD" w:rsidRPr="00270CAD" w:rsidRDefault="00270CAD" w:rsidP="0038083D">
            <w:pPr>
              <w:spacing w:line="288" w:lineRule="auto"/>
              <w:jc w:val="both"/>
              <w:rPr>
                <w:sz w:val="26"/>
                <w:szCs w:val="26"/>
                <w:lang w:val="en-GB"/>
              </w:rPr>
            </w:pPr>
            <w:r w:rsidRPr="00270CAD">
              <w:rPr>
                <w:sz w:val="26"/>
                <w:szCs w:val="26"/>
                <w:lang w:val="en-GB"/>
              </w:rPr>
              <w:t>Poisson 0.073</w:t>
            </w:r>
          </w:p>
        </w:tc>
        <w:tc>
          <w:tcPr>
            <w:tcW w:w="2478" w:type="dxa"/>
          </w:tcPr>
          <w:p w14:paraId="25774C23" w14:textId="77777777" w:rsidR="00270CAD" w:rsidRPr="00270CAD" w:rsidRDefault="00270CAD" w:rsidP="0038083D">
            <w:pPr>
              <w:spacing w:line="288" w:lineRule="auto"/>
              <w:jc w:val="both"/>
              <w:rPr>
                <w:sz w:val="26"/>
                <w:szCs w:val="26"/>
                <w:lang w:val="en-GB"/>
              </w:rPr>
            </w:pPr>
            <w:r w:rsidRPr="00270CAD">
              <w:rPr>
                <w:sz w:val="26"/>
                <w:szCs w:val="26"/>
                <w:lang w:val="en-GB"/>
              </w:rPr>
              <w:t>Poisson 0.271</w:t>
            </w:r>
          </w:p>
        </w:tc>
      </w:tr>
      <w:tr w:rsidR="00270CAD" w:rsidRPr="00270CAD" w14:paraId="360D49B6" w14:textId="77777777" w:rsidTr="00BC0124">
        <w:tc>
          <w:tcPr>
            <w:tcW w:w="3823" w:type="dxa"/>
          </w:tcPr>
          <w:p w14:paraId="4EAD240E" w14:textId="77777777" w:rsidR="00270CAD" w:rsidRPr="00270CAD" w:rsidRDefault="00270CAD" w:rsidP="0038083D">
            <w:pPr>
              <w:spacing w:line="288" w:lineRule="auto"/>
              <w:jc w:val="both"/>
              <w:rPr>
                <w:sz w:val="26"/>
                <w:szCs w:val="26"/>
                <w:lang w:val="en-GB"/>
              </w:rPr>
            </w:pPr>
            <w:r w:rsidRPr="00270CAD">
              <w:rPr>
                <w:sz w:val="26"/>
                <w:szCs w:val="26"/>
                <w:lang w:val="en-GB"/>
              </w:rPr>
              <w:t xml:space="preserve">Trang trại lớn </w:t>
            </w:r>
            <w:r w:rsidRPr="00270CAD">
              <w:rPr>
                <w:rFonts w:cs="Times New Roman"/>
                <w:sz w:val="26"/>
                <w:szCs w:val="26"/>
                <w:lang w:val="en-GB"/>
              </w:rPr>
              <w:t>→</w:t>
            </w:r>
            <w:r w:rsidRPr="00270CAD">
              <w:rPr>
                <w:sz w:val="26"/>
                <w:szCs w:val="26"/>
                <w:lang w:val="en-GB"/>
              </w:rPr>
              <w:t xml:space="preserve"> Trang trại lớn</w:t>
            </w:r>
          </w:p>
        </w:tc>
        <w:tc>
          <w:tcPr>
            <w:tcW w:w="2760" w:type="dxa"/>
          </w:tcPr>
          <w:p w14:paraId="634D0F51" w14:textId="77777777" w:rsidR="00270CAD" w:rsidRPr="00270CAD" w:rsidRDefault="00270CAD" w:rsidP="0038083D">
            <w:pPr>
              <w:spacing w:line="288" w:lineRule="auto"/>
              <w:jc w:val="both"/>
              <w:rPr>
                <w:sz w:val="26"/>
                <w:szCs w:val="26"/>
                <w:lang w:val="en-GB"/>
              </w:rPr>
            </w:pPr>
          </w:p>
        </w:tc>
        <w:tc>
          <w:tcPr>
            <w:tcW w:w="2478" w:type="dxa"/>
          </w:tcPr>
          <w:p w14:paraId="1E51754A" w14:textId="77777777" w:rsidR="00270CAD" w:rsidRPr="00270CAD" w:rsidRDefault="00270CAD" w:rsidP="0038083D">
            <w:pPr>
              <w:spacing w:line="288" w:lineRule="auto"/>
              <w:jc w:val="both"/>
              <w:rPr>
                <w:sz w:val="26"/>
                <w:szCs w:val="26"/>
                <w:lang w:val="en-GB"/>
              </w:rPr>
            </w:pPr>
            <w:r w:rsidRPr="00270CAD">
              <w:rPr>
                <w:sz w:val="26"/>
                <w:szCs w:val="26"/>
                <w:lang w:val="en-GB"/>
              </w:rPr>
              <w:t>Poisson 3.5</w:t>
            </w:r>
          </w:p>
        </w:tc>
      </w:tr>
    </w:tbl>
    <w:p w14:paraId="36D19CF1" w14:textId="77777777" w:rsidR="007D2F09" w:rsidRDefault="0013481E" w:rsidP="0038083D">
      <w:pPr>
        <w:jc w:val="both"/>
        <w:rPr>
          <w:lang w:val="en-GB"/>
        </w:rPr>
      </w:pPr>
      <w:r>
        <w:rPr>
          <w:lang w:val="en-GB"/>
        </w:rPr>
        <w:tab/>
        <w:t>Một phân phối Poisson dùng để xác định số lượng tiếp xúc trung bình trong 1 tuần. Giá trị này sẽ được tính hàng tuần. Ví dụ</w:t>
      </w:r>
      <w:r w:rsidR="007D2F09">
        <w:rPr>
          <w:lang w:val="en-GB"/>
        </w:rPr>
        <w:t>,</w:t>
      </w:r>
      <w:r>
        <w:rPr>
          <w:lang w:val="en-GB"/>
        </w:rPr>
        <w:t xml:space="preserve"> </w:t>
      </w:r>
      <w:r w:rsidR="007D2F09">
        <w:rPr>
          <w:lang w:val="en-GB"/>
        </w:rPr>
        <w:t>c</w:t>
      </w:r>
      <w:r>
        <w:rPr>
          <w:lang w:val="en-GB"/>
        </w:rPr>
        <w:t xml:space="preserve">húng ta cần tính số lượng tiếp xúc trực tiếp của 1 trang trại vừa tới các trang trại nhỏ (ở đây trang trại vừa sẽ là trang trại nguồn, các trang trại nhỏ sẽ là các trang trại đích của các liên hệ). Giả sử ở một thời điểm mô phỏng, </w:t>
      </w:r>
      <w:proofErr w:type="gramStart"/>
      <w:r>
        <w:rPr>
          <w:lang w:val="en-GB"/>
        </w:rPr>
        <w:t>Poisson(</w:t>
      </w:r>
      <w:proofErr w:type="gramEnd"/>
      <w:r>
        <w:rPr>
          <w:lang w:val="en-GB"/>
        </w:rPr>
        <w:t>0.073) trả về giá trị</w:t>
      </w:r>
      <w:r w:rsidR="007D2F09">
        <w:rPr>
          <w:lang w:val="en-GB"/>
        </w:rPr>
        <w:t xml:space="preserve"> 1. K</w:t>
      </w:r>
      <w:r>
        <w:rPr>
          <w:lang w:val="en-GB"/>
        </w:rPr>
        <w:t xml:space="preserve">hi đó số lượng tiếp xúc cần tính (tiếp xúc gián tiếp giữa 1 trang trại vừa và các trang trại nhỏ) sẽ bằng 1. Tức là </w:t>
      </w:r>
      <w:r w:rsidR="007D2F09">
        <w:rPr>
          <w:lang w:val="en-GB"/>
        </w:rPr>
        <w:t xml:space="preserve">1 </w:t>
      </w:r>
      <w:r>
        <w:rPr>
          <w:lang w:val="en-GB"/>
        </w:rPr>
        <w:t xml:space="preserve">trang trại vừa có 1 tiếp xúc trực tiếp tới 1 trang trại nhỏ trong </w:t>
      </w:r>
      <w:r w:rsidR="007D2F09">
        <w:rPr>
          <w:lang w:val="en-GB"/>
        </w:rPr>
        <w:t>1 tuần. Hay cụ thể hơn là trong một tuần, 1 trang trại vừa sẽ di chuyển lợn từ trang trại mình sang một trang trại</w:t>
      </w:r>
      <w:r>
        <w:rPr>
          <w:lang w:val="en-GB"/>
        </w:rPr>
        <w:t xml:space="preserve"> </w:t>
      </w:r>
      <w:r w:rsidR="007D2F09">
        <w:rPr>
          <w:lang w:val="en-GB"/>
        </w:rPr>
        <w:t xml:space="preserve">nhỏ. Ví dụ, chúng ta cần tính số lượng tiếp xúc gián tiếp của 1 trang trại lớn nhận từ các trang trại vừa (ở đây, trang trại lớn sẽ là trang trại đích, các trang trại vừa sẽ là các trang trại nguồn của các liên hệ). Giả sử ở một thời điểm mô phỏng. </w:t>
      </w:r>
      <w:proofErr w:type="gramStart"/>
      <w:r w:rsidR="007D2F09">
        <w:rPr>
          <w:lang w:val="en-GB"/>
        </w:rPr>
        <w:t>Poisson(</w:t>
      </w:r>
      <w:proofErr w:type="gramEnd"/>
      <w:r w:rsidR="007D2F09">
        <w:rPr>
          <w:lang w:val="en-GB"/>
        </w:rPr>
        <w:t>3.5) trả về giá trị 4. Khi đó số lượng tiếp xúc cần tính sẽ bằng 4. Tức là 1 trang trại lớn nhận 4 tiếp xúc gián tiếp từ các trang trại vừa trong 1 tuần. Hay một trường hợp cụ thể là trong một tuần, sẽ có 4 lần xe từ các trang trại vừa tới 1 trang trại lớn.</w:t>
      </w:r>
    </w:p>
    <w:p w14:paraId="227E8A84" w14:textId="77777777" w:rsidR="00C2563A" w:rsidRPr="00C2563A" w:rsidRDefault="007D2F09" w:rsidP="0038083D">
      <w:pPr>
        <w:jc w:val="both"/>
        <w:rPr>
          <w:lang w:val="en-GB"/>
        </w:rPr>
      </w:pPr>
      <w:r>
        <w:rPr>
          <w:lang w:val="en-GB"/>
        </w:rPr>
        <w:tab/>
        <w:t xml:space="preserve">Quan sát bảng 3.2 có thể thấy số lượng tiếp xúc trực tiếp trung bình của các trang trại nhỏ </w:t>
      </w:r>
      <w:r w:rsidR="00D25F3D">
        <w:rPr>
          <w:lang w:val="en-GB"/>
        </w:rPr>
        <w:t>(</w:t>
      </w:r>
      <w:proofErr w:type="gramStart"/>
      <w:r w:rsidR="00D25F3D">
        <w:rPr>
          <w:lang w:val="en-GB"/>
        </w:rPr>
        <w:t>Poisson(</w:t>
      </w:r>
      <w:proofErr w:type="gramEnd"/>
      <w:r w:rsidR="00D25F3D">
        <w:rPr>
          <w:lang w:val="en-GB"/>
        </w:rPr>
        <w:t xml:space="preserve">0.072) đến Poisson(0.073)) </w:t>
      </w:r>
      <w:r>
        <w:rPr>
          <w:lang w:val="en-GB"/>
        </w:rPr>
        <w:t xml:space="preserve">trong khi xác xuất lây truyền của </w:t>
      </w:r>
      <w:r w:rsidR="00D25F3D">
        <w:rPr>
          <w:lang w:val="en-GB"/>
        </w:rPr>
        <w:t>tiếp xúc trực tiếp lớn (0.6). Số lượng tiếp xúc gián tiếp của các trang trại vừa và nhỏ là nhỏ (</w:t>
      </w:r>
      <w:proofErr w:type="gramStart"/>
      <w:r w:rsidR="00D25F3D">
        <w:rPr>
          <w:lang w:val="en-GB"/>
        </w:rPr>
        <w:t>Poisson(</w:t>
      </w:r>
      <w:proofErr w:type="gramEnd"/>
      <w:r w:rsidR="00D25F3D">
        <w:rPr>
          <w:lang w:val="en-GB"/>
        </w:rPr>
        <w:t>0.271) đến Poisson(0.282)) trong khi xác suất lây truyền của các tiếp xúc gián tiếp tới trang trại vừa và nhỏ là lớn (0.6). Số lượng tiếp xúc gián tiếp của các trang trại lớn là lớn nhất (</w:t>
      </w:r>
      <w:proofErr w:type="gramStart"/>
      <w:r w:rsidR="00D25F3D">
        <w:rPr>
          <w:lang w:val="en-GB"/>
        </w:rPr>
        <w:t>Poisson(</w:t>
      </w:r>
      <w:proofErr w:type="gramEnd"/>
      <w:r w:rsidR="00D25F3D">
        <w:rPr>
          <w:lang w:val="en-GB"/>
        </w:rPr>
        <w:t>3.5)) trong khi xác suất lây truyền của các tiếp xúc gián tiếp tới các trang trại lớn là nhỏ nhất (0.006).</w:t>
      </w:r>
    </w:p>
    <w:p w14:paraId="6B94AFEF" w14:textId="77777777" w:rsidR="00C340B1" w:rsidRDefault="00C340B1" w:rsidP="0038083D">
      <w:pPr>
        <w:pStyle w:val="Heading4"/>
        <w:ind w:left="851"/>
        <w:jc w:val="both"/>
        <w:rPr>
          <w:lang w:val="en-GB"/>
        </w:rPr>
      </w:pPr>
      <w:r>
        <w:rPr>
          <w:lang w:val="en-GB"/>
        </w:rPr>
        <w:t xml:space="preserve">Các tham số </w:t>
      </w:r>
      <w:r w:rsidR="00D267BC">
        <w:rPr>
          <w:lang w:val="en-GB"/>
        </w:rPr>
        <w:t>dùng cho các</w:t>
      </w:r>
      <w:r>
        <w:rPr>
          <w:lang w:val="en-GB"/>
        </w:rPr>
        <w:t xml:space="preserve"> kịch bản mô phỏng </w:t>
      </w:r>
    </w:p>
    <w:p w14:paraId="422E56B1" w14:textId="0C71CA8B" w:rsidR="004F2303" w:rsidRDefault="00291E35" w:rsidP="0038083D">
      <w:pPr>
        <w:ind w:firstLine="720"/>
        <w:jc w:val="both"/>
        <w:rPr>
          <w:lang w:val="en-GB"/>
        </w:rPr>
      </w:pPr>
      <w:r>
        <w:rPr>
          <w:lang w:val="en-GB"/>
        </w:rPr>
        <w:t>Mô phỏng c</w:t>
      </w:r>
      <w:r w:rsidR="004F2303">
        <w:rPr>
          <w:lang w:val="en-GB"/>
        </w:rPr>
        <w:t>ó tổng cộng 5</w:t>
      </w:r>
      <w:r>
        <w:rPr>
          <w:lang w:val="en-GB"/>
        </w:rPr>
        <w:t xml:space="preserve"> kịch bản chính</w:t>
      </w:r>
      <w:r w:rsidR="0093549E">
        <w:rPr>
          <w:lang w:val="en-GB"/>
        </w:rPr>
        <w:t xml:space="preserve"> (hình 3.5)</w:t>
      </w:r>
      <w:r>
        <w:rPr>
          <w:lang w:val="en-GB"/>
        </w:rPr>
        <w:t xml:space="preserve">: (1) Loại bỏ tiếp xúc trực tiếp và tiếp xúc của trang trại lớn; (2) Hạn chế di chuyển của trang trại bị </w:t>
      </w:r>
      <w:r>
        <w:rPr>
          <w:lang w:val="en-GB"/>
        </w:rPr>
        <w:lastRenderedPageBreak/>
        <w:t>nhiễm bệnh; (3) Hạn chế di chuyển của tất cả các trang trại; (4) Tiêu hủy lợn bị nhiễm bệnh; (5) Nâng cao an toàn sinh học cho các trang trại vừa và nhỏ. Các tham số khác nhau được dùng để điều khiển các kịch bản mô phỏng. Chúng ta có thể kết hợp nhiều kịch bản với nhau để đánh giá tác động tổng thể của các phương pháp phòng chống lây lan dịch bệnh như</w:t>
      </w:r>
      <w:r w:rsidR="0093549E">
        <w:rPr>
          <w:lang w:val="en-GB"/>
        </w:rPr>
        <w:t>: hạn chế di chuyển của trang trại bị nhiễm bệnh, tiêu hủy lợn bị nhiễm bệnh, nâng cao an toàn sinh học cho các trang trại vừa và nhỏ.</w:t>
      </w:r>
      <w:r w:rsidR="000F122A">
        <w:rPr>
          <w:lang w:val="en-GB"/>
        </w:rPr>
        <w:t xml:space="preserve"> Thông tin chi tiết về các kịch bản và các tham số của chúng sẽ được trình bày trong chương 4.</w:t>
      </w:r>
    </w:p>
    <w:p w14:paraId="06C08950" w14:textId="77777777" w:rsidR="00D267BC" w:rsidRDefault="00F54D91" w:rsidP="0058350F">
      <w:pPr>
        <w:keepNext/>
        <w:jc w:val="center"/>
      </w:pPr>
      <w:r>
        <w:rPr>
          <w:lang w:val="en-GB"/>
        </w:rPr>
        <w:pict w14:anchorId="6358318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4.8pt;height:279pt">
            <v:imagedata r:id="rId23" o:title="Scenarios" cropbottom="6705f"/>
          </v:shape>
        </w:pict>
      </w:r>
    </w:p>
    <w:p w14:paraId="236080B4" w14:textId="77777777" w:rsidR="0093549E" w:rsidRPr="00BC0124" w:rsidRDefault="00D267BC" w:rsidP="0058350F">
      <w:pPr>
        <w:pStyle w:val="Caption"/>
        <w:spacing w:line="288" w:lineRule="auto"/>
        <w:jc w:val="center"/>
        <w:rPr>
          <w:sz w:val="28"/>
          <w:szCs w:val="28"/>
        </w:rPr>
      </w:pPr>
      <w:bookmarkStart w:id="82" w:name="_Toc96691737"/>
      <w:r w:rsidRPr="00BC0124">
        <w:rPr>
          <w:sz w:val="28"/>
          <w:szCs w:val="28"/>
        </w:rPr>
        <w:t xml:space="preserve">Hình </w:t>
      </w:r>
      <w:r w:rsidR="00E477CB">
        <w:rPr>
          <w:sz w:val="28"/>
          <w:szCs w:val="28"/>
        </w:rPr>
        <w:fldChar w:fldCharType="begin"/>
      </w:r>
      <w:r w:rsidR="00E477CB">
        <w:rPr>
          <w:sz w:val="28"/>
          <w:szCs w:val="28"/>
        </w:rPr>
        <w:instrText xml:space="preserve"> STYLEREF 1 \s </w:instrText>
      </w:r>
      <w:r w:rsidR="00E477CB">
        <w:rPr>
          <w:sz w:val="28"/>
          <w:szCs w:val="28"/>
        </w:rPr>
        <w:fldChar w:fldCharType="separate"/>
      </w:r>
      <w:r w:rsidR="00E477CB">
        <w:rPr>
          <w:noProof/>
          <w:sz w:val="28"/>
          <w:szCs w:val="28"/>
        </w:rPr>
        <w:t>3</w:t>
      </w:r>
      <w:r w:rsidR="00E477CB">
        <w:rPr>
          <w:sz w:val="28"/>
          <w:szCs w:val="28"/>
        </w:rPr>
        <w:fldChar w:fldCharType="end"/>
      </w:r>
      <w:r w:rsidR="00E477CB">
        <w:rPr>
          <w:sz w:val="28"/>
          <w:szCs w:val="28"/>
        </w:rPr>
        <w:t>.</w:t>
      </w:r>
      <w:r w:rsidR="00E477CB">
        <w:rPr>
          <w:sz w:val="28"/>
          <w:szCs w:val="28"/>
        </w:rPr>
        <w:fldChar w:fldCharType="begin"/>
      </w:r>
      <w:r w:rsidR="00E477CB">
        <w:rPr>
          <w:sz w:val="28"/>
          <w:szCs w:val="28"/>
        </w:rPr>
        <w:instrText xml:space="preserve"> SEQ Hình \* ARABIC \s 1 </w:instrText>
      </w:r>
      <w:r w:rsidR="00E477CB">
        <w:rPr>
          <w:sz w:val="28"/>
          <w:szCs w:val="28"/>
        </w:rPr>
        <w:fldChar w:fldCharType="separate"/>
      </w:r>
      <w:r w:rsidR="00E477CB">
        <w:rPr>
          <w:noProof/>
          <w:sz w:val="28"/>
          <w:szCs w:val="28"/>
        </w:rPr>
        <w:t>5</w:t>
      </w:r>
      <w:r w:rsidR="00E477CB">
        <w:rPr>
          <w:sz w:val="28"/>
          <w:szCs w:val="28"/>
        </w:rPr>
        <w:fldChar w:fldCharType="end"/>
      </w:r>
      <w:r w:rsidRPr="00BC0124">
        <w:rPr>
          <w:sz w:val="28"/>
          <w:szCs w:val="28"/>
        </w:rPr>
        <w:t>. Các tham số dùng cho các kịch bản mô phỏng</w:t>
      </w:r>
      <w:bookmarkEnd w:id="82"/>
    </w:p>
    <w:p w14:paraId="48364D89" w14:textId="77777777" w:rsidR="00C340B1" w:rsidRDefault="00C340B1" w:rsidP="0038083D">
      <w:pPr>
        <w:pStyle w:val="Heading4"/>
        <w:ind w:left="851"/>
        <w:jc w:val="both"/>
        <w:rPr>
          <w:lang w:val="en-GB"/>
        </w:rPr>
      </w:pPr>
      <w:r>
        <w:rPr>
          <w:lang w:val="en-GB"/>
        </w:rPr>
        <w:t>Các tham số</w:t>
      </w:r>
      <w:r w:rsidR="004F2303">
        <w:rPr>
          <w:lang w:val="en-GB"/>
        </w:rPr>
        <w:t xml:space="preserve"> khác</w:t>
      </w:r>
    </w:p>
    <w:p w14:paraId="664959EF" w14:textId="0474009B" w:rsidR="004F2303" w:rsidRPr="004F2303" w:rsidRDefault="00EC451B" w:rsidP="0038083D">
      <w:pPr>
        <w:ind w:firstLine="720"/>
        <w:jc w:val="both"/>
        <w:rPr>
          <w:lang w:val="en-GB"/>
        </w:rPr>
      </w:pPr>
      <w:r>
        <w:rPr>
          <w:lang w:val="en-GB"/>
        </w:rPr>
        <w:t>Ngoài các tham số chính như xác suất lây truyền, số lượng tiếp xúc trung bình trong một tuần, chúng ta còn có các tham số dùng cho hiển thị và các tham số dùng để</w:t>
      </w:r>
      <w:r w:rsidR="00C63654">
        <w:rPr>
          <w:lang w:val="en-GB"/>
        </w:rPr>
        <w:t xml:space="preserve"> kiểm tra cách thức triển khai mô hình (hình 3.6). Tham số hi</w:t>
      </w:r>
      <w:r w:rsidR="000B3D1D">
        <w:rPr>
          <w:lang w:val="en-GB"/>
        </w:rPr>
        <w:t>ể</w:t>
      </w:r>
      <w:r w:rsidR="00C63654">
        <w:rPr>
          <w:lang w:val="en-GB"/>
        </w:rPr>
        <w:t>n thị cho phép ẩn/hiện tên các quận huyện trên bản đồ Hà Nội. Khi bật chức năng kiểm tra, mô phỏng sẽ tính toán lại các giá trị xác suất lây truyền, hệ số của phân phối Poisson dùng trong việc tính số lượng các tiếp xúc trung bình. Khi thay đổi tham số liên quan đến số ngày ứng với một bước mô phỏng, chúng ta có thể chạy mô phỏng chi tiết hơn với đơn vị thời gian nhỏ hơn.</w:t>
      </w:r>
    </w:p>
    <w:p w14:paraId="270C0582" w14:textId="77777777" w:rsidR="00D267BC" w:rsidRDefault="00F54D91" w:rsidP="0058350F">
      <w:pPr>
        <w:keepNext/>
        <w:jc w:val="center"/>
      </w:pPr>
      <w:r>
        <w:rPr>
          <w:lang w:val="en-GB"/>
        </w:rPr>
        <w:lastRenderedPageBreak/>
        <w:pict w14:anchorId="497177D0">
          <v:shape id="_x0000_i1026" type="#_x0000_t75" style="width:274.8pt;height:100.2pt">
            <v:imagedata r:id="rId24" o:title="OtherParameters" croptop="27134f"/>
          </v:shape>
        </w:pict>
      </w:r>
    </w:p>
    <w:p w14:paraId="133C2458" w14:textId="77777777" w:rsidR="00C340B1" w:rsidRPr="00BC0124" w:rsidRDefault="00D267BC" w:rsidP="0058350F">
      <w:pPr>
        <w:pStyle w:val="Caption"/>
        <w:spacing w:line="288" w:lineRule="auto"/>
        <w:jc w:val="center"/>
        <w:rPr>
          <w:sz w:val="28"/>
          <w:szCs w:val="28"/>
          <w:lang w:val="en-GB"/>
        </w:rPr>
      </w:pPr>
      <w:bookmarkStart w:id="83" w:name="_Toc96691738"/>
      <w:r w:rsidRPr="00BC0124">
        <w:rPr>
          <w:sz w:val="28"/>
          <w:szCs w:val="28"/>
        </w:rPr>
        <w:t xml:space="preserve">Hình </w:t>
      </w:r>
      <w:r w:rsidR="00E477CB">
        <w:rPr>
          <w:sz w:val="28"/>
          <w:szCs w:val="28"/>
        </w:rPr>
        <w:fldChar w:fldCharType="begin"/>
      </w:r>
      <w:r w:rsidR="00E477CB">
        <w:rPr>
          <w:sz w:val="28"/>
          <w:szCs w:val="28"/>
        </w:rPr>
        <w:instrText xml:space="preserve"> STYLEREF 1 \s </w:instrText>
      </w:r>
      <w:r w:rsidR="00E477CB">
        <w:rPr>
          <w:sz w:val="28"/>
          <w:szCs w:val="28"/>
        </w:rPr>
        <w:fldChar w:fldCharType="separate"/>
      </w:r>
      <w:r w:rsidR="00E477CB">
        <w:rPr>
          <w:noProof/>
          <w:sz w:val="28"/>
          <w:szCs w:val="28"/>
        </w:rPr>
        <w:t>3</w:t>
      </w:r>
      <w:r w:rsidR="00E477CB">
        <w:rPr>
          <w:sz w:val="28"/>
          <w:szCs w:val="28"/>
        </w:rPr>
        <w:fldChar w:fldCharType="end"/>
      </w:r>
      <w:r w:rsidR="00E477CB">
        <w:rPr>
          <w:sz w:val="28"/>
          <w:szCs w:val="28"/>
        </w:rPr>
        <w:t>.</w:t>
      </w:r>
      <w:r w:rsidR="00E477CB">
        <w:rPr>
          <w:sz w:val="28"/>
          <w:szCs w:val="28"/>
        </w:rPr>
        <w:fldChar w:fldCharType="begin"/>
      </w:r>
      <w:r w:rsidR="00E477CB">
        <w:rPr>
          <w:sz w:val="28"/>
          <w:szCs w:val="28"/>
        </w:rPr>
        <w:instrText xml:space="preserve"> SEQ Hình \* ARABIC \s 1 </w:instrText>
      </w:r>
      <w:r w:rsidR="00E477CB">
        <w:rPr>
          <w:sz w:val="28"/>
          <w:szCs w:val="28"/>
        </w:rPr>
        <w:fldChar w:fldCharType="separate"/>
      </w:r>
      <w:r w:rsidR="00E477CB">
        <w:rPr>
          <w:noProof/>
          <w:sz w:val="28"/>
          <w:szCs w:val="28"/>
        </w:rPr>
        <w:t>6</w:t>
      </w:r>
      <w:r w:rsidR="00E477CB">
        <w:rPr>
          <w:sz w:val="28"/>
          <w:szCs w:val="28"/>
        </w:rPr>
        <w:fldChar w:fldCharType="end"/>
      </w:r>
      <w:r w:rsidRPr="00BC0124">
        <w:rPr>
          <w:sz w:val="28"/>
          <w:szCs w:val="28"/>
        </w:rPr>
        <w:t>. Các tham số dùng cho hiển thị và kiểm tra</w:t>
      </w:r>
      <w:bookmarkEnd w:id="83"/>
    </w:p>
    <w:p w14:paraId="054B0ED3" w14:textId="77777777" w:rsidR="009A476B" w:rsidRDefault="00A01FC0" w:rsidP="0038083D">
      <w:pPr>
        <w:pStyle w:val="Heading3"/>
        <w:jc w:val="both"/>
        <w:rPr>
          <w:lang w:val="en-GB"/>
        </w:rPr>
      </w:pPr>
      <w:bookmarkStart w:id="84" w:name="_Toc96691705"/>
      <w:r>
        <w:rPr>
          <w:lang w:val="en-GB"/>
        </w:rPr>
        <w:t>Lưu đồ</w:t>
      </w:r>
      <w:bookmarkEnd w:id="84"/>
    </w:p>
    <w:p w14:paraId="2B8479BD" w14:textId="637CF2C6" w:rsidR="009668C1" w:rsidRDefault="005B3761" w:rsidP="0038083D">
      <w:pPr>
        <w:ind w:firstLine="720"/>
        <w:jc w:val="both"/>
        <w:rPr>
          <w:lang w:val="en-GB"/>
        </w:rPr>
      </w:pPr>
      <w:r>
        <w:rPr>
          <w:lang w:val="en-GB"/>
        </w:rPr>
        <w:t>Ở mỗi kịch bản mô phỏng, mô phỏng sẽ được chạy lại 100 lần sau đó sẽ tính các giá trị trung bình của tất cả các lần lặp như số lượng trang trại bị nhiễm bệnh, số lượng tra</w:t>
      </w:r>
      <w:r w:rsidR="00CA1D3A">
        <w:rPr>
          <w:lang w:val="en-GB"/>
        </w:rPr>
        <w:t>ng</w:t>
      </w:r>
      <w:r>
        <w:rPr>
          <w:lang w:val="en-GB"/>
        </w:rPr>
        <w:t xml:space="preserve"> trại phải ti</w:t>
      </w:r>
      <w:r w:rsidR="00CA1D3A">
        <w:rPr>
          <w:lang w:val="en-GB"/>
        </w:rPr>
        <w:t>ê</w:t>
      </w:r>
      <w:r>
        <w:rPr>
          <w:lang w:val="en-GB"/>
        </w:rPr>
        <w:t>u hủy lợn theo từng loại trang trại. Một điều thuận lợi là công cụ GAMA hỗ trợ khá tốt việc chạy mô phỏ</w:t>
      </w:r>
      <w:r w:rsidR="00136924">
        <w:rPr>
          <w:lang w:val="en-GB"/>
        </w:rPr>
        <w:t>ng vớ</w:t>
      </w:r>
      <w:r>
        <w:rPr>
          <w:lang w:val="en-GB"/>
        </w:rPr>
        <w:t xml:space="preserve">i số </w:t>
      </w:r>
      <w:r w:rsidR="00136924">
        <w:rPr>
          <w:lang w:val="en-GB"/>
        </w:rPr>
        <w:t>lần lặp</w:t>
      </w:r>
      <w:r>
        <w:rPr>
          <w:lang w:val="en-GB"/>
        </w:rPr>
        <w:t xml:space="preserve"> định </w:t>
      </w:r>
      <w:r w:rsidR="00136924">
        <w:rPr>
          <w:lang w:val="en-GB"/>
        </w:rPr>
        <w:t>trước.</w:t>
      </w:r>
      <w:r w:rsidR="009668C1">
        <w:rPr>
          <w:lang w:val="en-GB"/>
        </w:rPr>
        <w:t xml:space="preserve"> Công cụ GAMA cũng hỗ </w:t>
      </w:r>
      <w:r w:rsidR="00CA1D3A">
        <w:rPr>
          <w:lang w:val="en-GB"/>
        </w:rPr>
        <w:t>tr</w:t>
      </w:r>
      <w:r w:rsidR="009668C1">
        <w:rPr>
          <w:lang w:val="en-GB"/>
        </w:rPr>
        <w:t>ợ tính toán song song khi chạy lặp lại mô phỏng như vậy, điều này giúp giảm đáng kể thời gian mô phỏng.</w:t>
      </w:r>
    </w:p>
    <w:p w14:paraId="143F0D46" w14:textId="77777777" w:rsidR="00DB7146" w:rsidRDefault="009668C1" w:rsidP="0038083D">
      <w:pPr>
        <w:ind w:firstLine="720"/>
        <w:jc w:val="both"/>
        <w:rPr>
          <w:lang w:val="en-GB"/>
        </w:rPr>
      </w:pPr>
      <w:r>
        <w:rPr>
          <w:lang w:val="en-GB"/>
        </w:rPr>
        <w:t>Trong mỗi lần lặp, sự lây lan của ASF trên địa bàn Hà Nội được mô phỏng trong 52 tuần, thời gian này đủ dài để bao trọn một chu kỳ chăn nuôi lợn ở nước ta (từ 6 đến 8 tháng)</w:t>
      </w:r>
      <w:r w:rsidR="00DB7146">
        <w:rPr>
          <w:lang w:val="en-GB"/>
        </w:rPr>
        <w:t xml:space="preserve">. Mô phỏng này bắt đầu khởi tạo với các tham số như xác suất lây truyền, hệ số Poisson, các tham số dùng cho các kịch bản mô phỏng. Chính các tham số này sẽ định hình kịch bản mô phỏng. Ở </w:t>
      </w:r>
      <w:r w:rsidR="00627CAD">
        <w:rPr>
          <w:lang w:val="en-GB"/>
        </w:rPr>
        <w:t>giai đoạn</w:t>
      </w:r>
      <w:r w:rsidR="00DB7146">
        <w:rPr>
          <w:lang w:val="en-GB"/>
        </w:rPr>
        <w:t xml:space="preserve"> khởi tạo này, mô phỏng cũng đọc dữ liệu về hộ chăn nuôi, dữ liệu về bản đồ Hà Nội. Tiếp đến, </w:t>
      </w:r>
      <w:commentRangeStart w:id="85"/>
      <w:r w:rsidR="00DB7146">
        <w:rPr>
          <w:lang w:val="en-GB"/>
        </w:rPr>
        <w:t>các trang trại sẽ được khởi tạo với vị trí và quy mô ở từng quận huyện</w:t>
      </w:r>
      <w:commentRangeEnd w:id="85"/>
      <w:r w:rsidR="00CA1D3A">
        <w:rPr>
          <w:rStyle w:val="CommentReference"/>
        </w:rPr>
        <w:commentReference w:id="85"/>
      </w:r>
      <w:r w:rsidR="00DB7146">
        <w:rPr>
          <w:lang w:val="en-GB"/>
        </w:rPr>
        <w:t xml:space="preserve">. Sau đó, mô phỏng sẽ cho một </w:t>
      </w:r>
      <w:commentRangeStart w:id="86"/>
      <w:r w:rsidR="00DB7146">
        <w:rPr>
          <w:lang w:val="en-GB"/>
        </w:rPr>
        <w:t xml:space="preserve">trang trại vừa </w:t>
      </w:r>
      <w:commentRangeEnd w:id="86"/>
      <w:r w:rsidR="00551679">
        <w:rPr>
          <w:rStyle w:val="CommentReference"/>
        </w:rPr>
        <w:commentReference w:id="86"/>
      </w:r>
      <w:r w:rsidR="00DB7146">
        <w:rPr>
          <w:lang w:val="en-GB"/>
        </w:rPr>
        <w:t>ngẫu nhiên bị nhiễm bệnh.</w:t>
      </w:r>
    </w:p>
    <w:p w14:paraId="51ECE017" w14:textId="77777777" w:rsidR="00136924" w:rsidRDefault="00627CAD" w:rsidP="0038083D">
      <w:pPr>
        <w:ind w:firstLine="720"/>
        <w:jc w:val="both"/>
      </w:pPr>
      <w:r>
        <w:rPr>
          <w:lang w:val="en-GB"/>
        </w:rPr>
        <w:t>G</w:t>
      </w:r>
      <w:r w:rsidR="00DB7329">
        <w:rPr>
          <w:lang w:val="en-GB"/>
        </w:rPr>
        <w:t>i</w:t>
      </w:r>
      <w:r>
        <w:rPr>
          <w:lang w:val="en-GB"/>
        </w:rPr>
        <w:t>ai đoạn</w:t>
      </w:r>
      <w:r w:rsidR="00DB7146">
        <w:rPr>
          <w:lang w:val="en-GB"/>
        </w:rPr>
        <w:t xml:space="preserve"> tiếp theo là tạo danh sách liên hệ, </w:t>
      </w:r>
      <w:r>
        <w:rPr>
          <w:lang w:val="en-GB"/>
        </w:rPr>
        <w:t>giai đoạn</w:t>
      </w:r>
      <w:r w:rsidR="00DB7146">
        <w:rPr>
          <w:lang w:val="en-GB"/>
        </w:rPr>
        <w:t xml:space="preserve"> này sẽ được thực hiện ở đầu mỗi </w:t>
      </w:r>
      <w:r>
        <w:rPr>
          <w:lang w:val="en-GB"/>
        </w:rPr>
        <w:t>bước</w:t>
      </w:r>
      <w:r w:rsidR="00DB7146">
        <w:rPr>
          <w:lang w:val="en-GB"/>
        </w:rPr>
        <w:t xml:space="preserve"> mô phỏng. Thời gian mô phỏng là 52 tuần</w:t>
      </w:r>
      <w:r>
        <w:rPr>
          <w:lang w:val="en-GB"/>
        </w:rPr>
        <w:t>, nếu mỗi bước mô phỏng tương ứng với một tuần thì ta sẽ có 52 bước mô phỏng. Ở giai đoạn này, số lượng tiếp xúc trong một tuần sẽ được tính lại. Kịch bản mô phỏng có thể sẽ ảnh hưởng đến việc tính toán này. Ví dụ, trong kịch bản hạn chế di chuyển số lượng tiếp xúc sẽ bị giảm tương ứng với hệ số hạn chế di chuyển. Kết thúc giai đoạn này, mỗi trang trại sẽ có danh sách tiếp xúc trực tiếp, danh sách tiếp xúc gián tiếp riêng cho từng loại hình trang trại.</w:t>
      </w:r>
    </w:p>
    <w:p w14:paraId="075DABE6" w14:textId="77777777" w:rsidR="00B145F1" w:rsidRPr="00B145F1" w:rsidRDefault="00B145F1" w:rsidP="0038083D">
      <w:pPr>
        <w:jc w:val="both"/>
        <w:rPr>
          <w:lang w:val="en-GB"/>
        </w:rPr>
      </w:pPr>
      <w:r>
        <w:rPr>
          <w:lang w:val="en-GB"/>
        </w:rPr>
        <w:t>Giai đoạn tiếp theo thể hiện tương tác giữa các trang trại. Ở giai đoạn này tất cả các trang trại sẽ được duyệt qua với thứ tự ngẫu nhiên (sử dụng tính năng của công cụ GAMA). Nếu trang trại hiện tại bị nhiễm bệnh thì mô phỏng sẽ thực hiện lây nhiễm sang các trang trại khác</w:t>
      </w:r>
      <w:r w:rsidR="008D072A">
        <w:rPr>
          <w:lang w:val="en-GB"/>
        </w:rPr>
        <w:t xml:space="preserve"> theo danh sách liên hệ của trang trại và xác suất lây truyền của các trang trại đích.</w:t>
      </w:r>
    </w:p>
    <w:p w14:paraId="2F984C5B" w14:textId="77777777" w:rsidR="00812550" w:rsidRPr="00812550" w:rsidRDefault="00812550" w:rsidP="0038083D">
      <w:pPr>
        <w:jc w:val="both"/>
        <w:rPr>
          <w:lang w:val="en-GB"/>
        </w:rPr>
      </w:pPr>
    </w:p>
    <w:p w14:paraId="00B60293" w14:textId="77777777" w:rsidR="004B351A" w:rsidRDefault="004B351A" w:rsidP="0058350F">
      <w:pPr>
        <w:keepNext/>
        <w:jc w:val="center"/>
      </w:pPr>
      <w:commentRangeStart w:id="87"/>
      <w:r>
        <w:rPr>
          <w:noProof/>
        </w:rPr>
        <w:drawing>
          <wp:inline distT="0" distB="0" distL="0" distR="0" wp14:anchorId="210E49FF" wp14:editId="3C397089">
            <wp:extent cx="5753100" cy="5471160"/>
            <wp:effectExtent l="0" t="0" r="0" b="0"/>
            <wp:docPr id="6" name="Picture 6" descr="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Model"/>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3100" cy="5471160"/>
                    </a:xfrm>
                    <a:prstGeom prst="rect">
                      <a:avLst/>
                    </a:prstGeom>
                    <a:noFill/>
                    <a:ln>
                      <a:noFill/>
                    </a:ln>
                  </pic:spPr>
                </pic:pic>
              </a:graphicData>
            </a:graphic>
          </wp:inline>
        </w:drawing>
      </w:r>
      <w:commentRangeEnd w:id="87"/>
      <w:r w:rsidR="00640198">
        <w:rPr>
          <w:rStyle w:val="CommentReference"/>
        </w:rPr>
        <w:commentReference w:id="87"/>
      </w:r>
    </w:p>
    <w:p w14:paraId="618D67C4" w14:textId="77777777" w:rsidR="004B351A" w:rsidRDefault="004B351A" w:rsidP="008B285A">
      <w:pPr>
        <w:pStyle w:val="Caption"/>
        <w:spacing w:line="288" w:lineRule="auto"/>
        <w:jc w:val="center"/>
        <w:rPr>
          <w:color w:val="auto"/>
          <w:sz w:val="28"/>
          <w:szCs w:val="28"/>
        </w:rPr>
      </w:pPr>
      <w:bookmarkStart w:id="88" w:name="_Toc96691739"/>
      <w:r w:rsidRPr="003B600F">
        <w:rPr>
          <w:color w:val="auto"/>
          <w:sz w:val="28"/>
          <w:szCs w:val="28"/>
        </w:rPr>
        <w:t xml:space="preserve">Hình </w:t>
      </w:r>
      <w:r w:rsidR="00E477CB">
        <w:rPr>
          <w:color w:val="auto"/>
          <w:sz w:val="28"/>
          <w:szCs w:val="28"/>
        </w:rPr>
        <w:fldChar w:fldCharType="begin"/>
      </w:r>
      <w:r w:rsidR="00E477CB">
        <w:rPr>
          <w:color w:val="auto"/>
          <w:sz w:val="28"/>
          <w:szCs w:val="28"/>
        </w:rPr>
        <w:instrText xml:space="preserve"> STYLEREF 1 \s </w:instrText>
      </w:r>
      <w:r w:rsidR="00E477CB">
        <w:rPr>
          <w:color w:val="auto"/>
          <w:sz w:val="28"/>
          <w:szCs w:val="28"/>
        </w:rPr>
        <w:fldChar w:fldCharType="separate"/>
      </w:r>
      <w:r w:rsidR="00E477CB">
        <w:rPr>
          <w:noProof/>
          <w:color w:val="auto"/>
          <w:sz w:val="28"/>
          <w:szCs w:val="28"/>
        </w:rPr>
        <w:t>3</w:t>
      </w:r>
      <w:r w:rsidR="00E477CB">
        <w:rPr>
          <w:color w:val="auto"/>
          <w:sz w:val="28"/>
          <w:szCs w:val="28"/>
        </w:rPr>
        <w:fldChar w:fldCharType="end"/>
      </w:r>
      <w:r w:rsidR="00E477CB">
        <w:rPr>
          <w:color w:val="auto"/>
          <w:sz w:val="28"/>
          <w:szCs w:val="28"/>
        </w:rPr>
        <w:t>.</w:t>
      </w:r>
      <w:r w:rsidR="00E477CB">
        <w:rPr>
          <w:color w:val="auto"/>
          <w:sz w:val="28"/>
          <w:szCs w:val="28"/>
        </w:rPr>
        <w:fldChar w:fldCharType="begin"/>
      </w:r>
      <w:r w:rsidR="00E477CB">
        <w:rPr>
          <w:color w:val="auto"/>
          <w:sz w:val="28"/>
          <w:szCs w:val="28"/>
        </w:rPr>
        <w:instrText xml:space="preserve"> SEQ Hình \* ARABIC \s 1 </w:instrText>
      </w:r>
      <w:r w:rsidR="00E477CB">
        <w:rPr>
          <w:color w:val="auto"/>
          <w:sz w:val="28"/>
          <w:szCs w:val="28"/>
        </w:rPr>
        <w:fldChar w:fldCharType="separate"/>
      </w:r>
      <w:r w:rsidR="00E477CB">
        <w:rPr>
          <w:noProof/>
          <w:color w:val="auto"/>
          <w:sz w:val="28"/>
          <w:szCs w:val="28"/>
        </w:rPr>
        <w:t>7</w:t>
      </w:r>
      <w:r w:rsidR="00E477CB">
        <w:rPr>
          <w:color w:val="auto"/>
          <w:sz w:val="28"/>
          <w:szCs w:val="28"/>
        </w:rPr>
        <w:fldChar w:fldCharType="end"/>
      </w:r>
      <w:r w:rsidRPr="003B600F">
        <w:rPr>
          <w:color w:val="auto"/>
          <w:sz w:val="28"/>
          <w:szCs w:val="28"/>
        </w:rPr>
        <w:t>. Lưu đồ của mô hình mô phỏng</w:t>
      </w:r>
      <w:bookmarkEnd w:id="88"/>
    </w:p>
    <w:p w14:paraId="08D2A40C" w14:textId="33A8A408" w:rsidR="008D072A" w:rsidRDefault="008D072A" w:rsidP="0038083D">
      <w:pPr>
        <w:ind w:firstLine="720"/>
        <w:jc w:val="both"/>
        <w:rPr>
          <w:lang w:val="en-GB"/>
        </w:rPr>
      </w:pPr>
      <w:r>
        <w:t xml:space="preserve">Hình 3.9 mô tả chi tiết hơn về quá trình tạo danh sách tiếp xúc cho mỗi trang trại. Ở quá trình này, số lượng liếp xúc của mỗi trang trại sẽ được tạo trước tiên đối với từng loại hình trang trại, dựa theo phân phối Poisson và các kịch bản mô phỏng. Sau đó danh sách tiếp xúc sẽ được tạo ra với các trang trại đích nằm trong bán kính 30km và có kiểu trang trại phù hợp. </w:t>
      </w:r>
      <w:r>
        <w:rPr>
          <w:lang w:val="en-GB"/>
        </w:rPr>
        <w:t>Trong ví dụ hình 3.</w:t>
      </w:r>
      <w:r w:rsidR="00640198">
        <w:rPr>
          <w:lang w:val="en-GB"/>
        </w:rPr>
        <w:t>8</w:t>
      </w:r>
      <w:r>
        <w:rPr>
          <w:lang w:val="en-GB"/>
        </w:rPr>
        <w:t xml:space="preserve">, trang trại có ID là 27 sẽ có tiếp xúc gián tiếp tới các trang trại nhỏ có ID lần lượt là 603, 776, 817. Trang trại này cũng có tiếp xúc gián tiếp tới một trang trại vừa có ID là 94 </w:t>
      </w:r>
      <w:r w:rsidR="00047F91">
        <w:rPr>
          <w:lang w:val="en-GB"/>
        </w:rPr>
        <w:t>v</w:t>
      </w:r>
      <w:r>
        <w:rPr>
          <w:lang w:val="en-GB"/>
        </w:rPr>
        <w:t>à một trang trại lớn có ID là 968.</w:t>
      </w:r>
    </w:p>
    <w:p w14:paraId="13EC1723" w14:textId="77777777" w:rsidR="008D072A" w:rsidRPr="004E6D01" w:rsidRDefault="008D072A" w:rsidP="0038083D">
      <w:pPr>
        <w:keepNext/>
        <w:jc w:val="both"/>
      </w:pPr>
      <w:r w:rsidRPr="004E6D01">
        <w:rPr>
          <w:noProof/>
        </w:rPr>
        <w:lastRenderedPageBreak/>
        <w:drawing>
          <wp:inline distT="0" distB="0" distL="0" distR="0" wp14:anchorId="029F1AC1" wp14:editId="2CD20F91">
            <wp:extent cx="5760720" cy="777240"/>
            <wp:effectExtent l="0" t="0" r="0" b="3810"/>
            <wp:docPr id="8" name="Picture 8" descr="C:\Users\HuyNQ52\AppData\Local\Microsoft\Windows\INetCache\Content.Word\ContactList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C:\Users\HuyNQ52\AppData\Local\Microsoft\Windows\INetCache\Content.Word\ContactListExample.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777240"/>
                    </a:xfrm>
                    <a:prstGeom prst="rect">
                      <a:avLst/>
                    </a:prstGeom>
                    <a:noFill/>
                    <a:ln>
                      <a:noFill/>
                    </a:ln>
                  </pic:spPr>
                </pic:pic>
              </a:graphicData>
            </a:graphic>
          </wp:inline>
        </w:drawing>
      </w:r>
    </w:p>
    <w:p w14:paraId="634044B9" w14:textId="77777777" w:rsidR="008D072A" w:rsidRPr="004E6D01" w:rsidRDefault="008D072A" w:rsidP="0058350F">
      <w:pPr>
        <w:pStyle w:val="Caption"/>
        <w:spacing w:line="288" w:lineRule="auto"/>
        <w:jc w:val="center"/>
        <w:rPr>
          <w:sz w:val="28"/>
          <w:szCs w:val="28"/>
        </w:rPr>
      </w:pPr>
      <w:bookmarkStart w:id="89" w:name="_Toc96691740"/>
      <w:r w:rsidRPr="004E6D01">
        <w:rPr>
          <w:sz w:val="28"/>
          <w:szCs w:val="28"/>
        </w:rPr>
        <w:t xml:space="preserve">Hình </w:t>
      </w:r>
      <w:r w:rsidR="00E477CB">
        <w:rPr>
          <w:sz w:val="28"/>
          <w:szCs w:val="28"/>
        </w:rPr>
        <w:fldChar w:fldCharType="begin"/>
      </w:r>
      <w:r w:rsidR="00E477CB">
        <w:rPr>
          <w:sz w:val="28"/>
          <w:szCs w:val="28"/>
        </w:rPr>
        <w:instrText xml:space="preserve"> STYLEREF 1 \s </w:instrText>
      </w:r>
      <w:r w:rsidR="00E477CB">
        <w:rPr>
          <w:sz w:val="28"/>
          <w:szCs w:val="28"/>
        </w:rPr>
        <w:fldChar w:fldCharType="separate"/>
      </w:r>
      <w:r w:rsidR="00E477CB">
        <w:rPr>
          <w:noProof/>
          <w:sz w:val="28"/>
          <w:szCs w:val="28"/>
        </w:rPr>
        <w:t>3</w:t>
      </w:r>
      <w:r w:rsidR="00E477CB">
        <w:rPr>
          <w:sz w:val="28"/>
          <w:szCs w:val="28"/>
        </w:rPr>
        <w:fldChar w:fldCharType="end"/>
      </w:r>
      <w:r w:rsidR="00E477CB">
        <w:rPr>
          <w:sz w:val="28"/>
          <w:szCs w:val="28"/>
        </w:rPr>
        <w:t>.</w:t>
      </w:r>
      <w:r w:rsidR="00E477CB">
        <w:rPr>
          <w:sz w:val="28"/>
          <w:szCs w:val="28"/>
        </w:rPr>
        <w:fldChar w:fldCharType="begin"/>
      </w:r>
      <w:r w:rsidR="00E477CB">
        <w:rPr>
          <w:sz w:val="28"/>
          <w:szCs w:val="28"/>
        </w:rPr>
        <w:instrText xml:space="preserve"> SEQ Hình \* ARABIC \s 1 </w:instrText>
      </w:r>
      <w:r w:rsidR="00E477CB">
        <w:rPr>
          <w:sz w:val="28"/>
          <w:szCs w:val="28"/>
        </w:rPr>
        <w:fldChar w:fldCharType="separate"/>
      </w:r>
      <w:r w:rsidR="00E477CB">
        <w:rPr>
          <w:noProof/>
          <w:sz w:val="28"/>
          <w:szCs w:val="28"/>
        </w:rPr>
        <w:t>8</w:t>
      </w:r>
      <w:r w:rsidR="00E477CB">
        <w:rPr>
          <w:sz w:val="28"/>
          <w:szCs w:val="28"/>
        </w:rPr>
        <w:fldChar w:fldCharType="end"/>
      </w:r>
      <w:r w:rsidRPr="004E6D01">
        <w:rPr>
          <w:sz w:val="28"/>
          <w:szCs w:val="28"/>
        </w:rPr>
        <w:t>. Ví dụ về danh sách tiếp xúc gián tiếp của các trang trại</w:t>
      </w:r>
      <w:bookmarkEnd w:id="89"/>
    </w:p>
    <w:p w14:paraId="33995116" w14:textId="77777777" w:rsidR="008D072A" w:rsidRPr="008D072A" w:rsidRDefault="008D072A" w:rsidP="0038083D">
      <w:pPr>
        <w:ind w:firstLine="720"/>
        <w:jc w:val="both"/>
      </w:pPr>
    </w:p>
    <w:p w14:paraId="1BC897B4" w14:textId="77777777" w:rsidR="004B351A" w:rsidRDefault="004B351A" w:rsidP="0038083D">
      <w:pPr>
        <w:keepNext/>
        <w:jc w:val="both"/>
      </w:pPr>
      <w:commentRangeStart w:id="90"/>
      <w:r>
        <w:rPr>
          <w:noProof/>
        </w:rPr>
        <w:drawing>
          <wp:inline distT="0" distB="0" distL="0" distR="0" wp14:anchorId="11AC0306" wp14:editId="0EFCC364">
            <wp:extent cx="5753100" cy="4168140"/>
            <wp:effectExtent l="0" t="0" r="0" b="3810"/>
            <wp:docPr id="5" name="Picture 5" descr="Contac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Contacts"/>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53100" cy="4168140"/>
                    </a:xfrm>
                    <a:prstGeom prst="rect">
                      <a:avLst/>
                    </a:prstGeom>
                    <a:noFill/>
                    <a:ln>
                      <a:noFill/>
                    </a:ln>
                  </pic:spPr>
                </pic:pic>
              </a:graphicData>
            </a:graphic>
          </wp:inline>
        </w:drawing>
      </w:r>
      <w:commentRangeEnd w:id="90"/>
      <w:r w:rsidR="00967B98">
        <w:rPr>
          <w:rStyle w:val="CommentReference"/>
        </w:rPr>
        <w:commentReference w:id="90"/>
      </w:r>
    </w:p>
    <w:p w14:paraId="79709EA4" w14:textId="77777777" w:rsidR="004B351A" w:rsidRPr="006D3A12" w:rsidRDefault="004B351A" w:rsidP="0058350F">
      <w:pPr>
        <w:pStyle w:val="Caption"/>
        <w:spacing w:line="288" w:lineRule="auto"/>
        <w:jc w:val="center"/>
        <w:rPr>
          <w:color w:val="auto"/>
          <w:sz w:val="28"/>
          <w:szCs w:val="28"/>
          <w:lang w:val="en-GB"/>
        </w:rPr>
      </w:pPr>
      <w:bookmarkStart w:id="91" w:name="_Toc96691741"/>
      <w:r w:rsidRPr="006D3A12">
        <w:rPr>
          <w:color w:val="auto"/>
          <w:sz w:val="28"/>
          <w:szCs w:val="28"/>
        </w:rPr>
        <w:t xml:space="preserve">Hình </w:t>
      </w:r>
      <w:r w:rsidR="00E477CB" w:rsidRPr="006D3A12">
        <w:rPr>
          <w:color w:val="auto"/>
          <w:sz w:val="28"/>
          <w:szCs w:val="28"/>
        </w:rPr>
        <w:fldChar w:fldCharType="begin"/>
      </w:r>
      <w:r w:rsidR="00E477CB" w:rsidRPr="006D3A12">
        <w:rPr>
          <w:color w:val="auto"/>
          <w:sz w:val="28"/>
          <w:szCs w:val="28"/>
        </w:rPr>
        <w:instrText xml:space="preserve"> STYLEREF 1 \s </w:instrText>
      </w:r>
      <w:r w:rsidR="00E477CB" w:rsidRPr="006D3A12">
        <w:rPr>
          <w:color w:val="auto"/>
          <w:sz w:val="28"/>
          <w:szCs w:val="28"/>
        </w:rPr>
        <w:fldChar w:fldCharType="separate"/>
      </w:r>
      <w:r w:rsidR="00E477CB" w:rsidRPr="006D3A12">
        <w:rPr>
          <w:noProof/>
          <w:color w:val="auto"/>
          <w:sz w:val="28"/>
          <w:szCs w:val="28"/>
        </w:rPr>
        <w:t>3</w:t>
      </w:r>
      <w:r w:rsidR="00E477CB" w:rsidRPr="006D3A12">
        <w:rPr>
          <w:color w:val="auto"/>
          <w:sz w:val="28"/>
          <w:szCs w:val="28"/>
        </w:rPr>
        <w:fldChar w:fldCharType="end"/>
      </w:r>
      <w:r w:rsidR="00E477CB" w:rsidRPr="006D3A12">
        <w:rPr>
          <w:color w:val="auto"/>
          <w:sz w:val="28"/>
          <w:szCs w:val="28"/>
        </w:rPr>
        <w:t>.</w:t>
      </w:r>
      <w:r w:rsidR="00E477CB" w:rsidRPr="006D3A12">
        <w:rPr>
          <w:color w:val="auto"/>
          <w:sz w:val="28"/>
          <w:szCs w:val="28"/>
        </w:rPr>
        <w:fldChar w:fldCharType="begin"/>
      </w:r>
      <w:r w:rsidR="00E477CB" w:rsidRPr="006D3A12">
        <w:rPr>
          <w:color w:val="auto"/>
          <w:sz w:val="28"/>
          <w:szCs w:val="28"/>
        </w:rPr>
        <w:instrText xml:space="preserve"> SEQ Hình \* ARABIC \s 1 </w:instrText>
      </w:r>
      <w:r w:rsidR="00E477CB" w:rsidRPr="006D3A12">
        <w:rPr>
          <w:color w:val="auto"/>
          <w:sz w:val="28"/>
          <w:szCs w:val="28"/>
        </w:rPr>
        <w:fldChar w:fldCharType="separate"/>
      </w:r>
      <w:r w:rsidR="00E477CB" w:rsidRPr="006D3A12">
        <w:rPr>
          <w:noProof/>
          <w:color w:val="auto"/>
          <w:sz w:val="28"/>
          <w:szCs w:val="28"/>
        </w:rPr>
        <w:t>9</w:t>
      </w:r>
      <w:r w:rsidR="00E477CB" w:rsidRPr="006D3A12">
        <w:rPr>
          <w:color w:val="auto"/>
          <w:sz w:val="28"/>
          <w:szCs w:val="28"/>
        </w:rPr>
        <w:fldChar w:fldCharType="end"/>
      </w:r>
      <w:r w:rsidRPr="006D3A12">
        <w:rPr>
          <w:color w:val="auto"/>
          <w:sz w:val="28"/>
          <w:szCs w:val="28"/>
        </w:rPr>
        <w:t>. Lưu đồ tạo liên hệ giữa các trang trại</w:t>
      </w:r>
      <w:bookmarkEnd w:id="91"/>
    </w:p>
    <w:p w14:paraId="7082FA01" w14:textId="77777777" w:rsidR="00487028" w:rsidRDefault="00487028" w:rsidP="0038083D">
      <w:pPr>
        <w:jc w:val="both"/>
        <w:rPr>
          <w:rFonts w:eastAsiaTheme="majorEastAsia" w:cstheme="majorBidi"/>
          <w:b/>
          <w:szCs w:val="26"/>
          <w:lang w:val="en-GB"/>
        </w:rPr>
      </w:pPr>
      <w:r>
        <w:rPr>
          <w:lang w:val="en-GB"/>
        </w:rPr>
        <w:br w:type="page"/>
      </w:r>
    </w:p>
    <w:p w14:paraId="6BBDDF16" w14:textId="77777777" w:rsidR="00284A57" w:rsidRDefault="003B600F" w:rsidP="0038083D">
      <w:pPr>
        <w:pStyle w:val="Heading1"/>
        <w:jc w:val="both"/>
        <w:rPr>
          <w:lang w:val="en-GB"/>
        </w:rPr>
      </w:pPr>
      <w:bookmarkStart w:id="92" w:name="_Toc96691706"/>
      <w:r>
        <w:rPr>
          <w:lang w:val="en-GB"/>
        </w:rPr>
        <w:lastRenderedPageBreak/>
        <w:t>CÁC KỊCH BẢN MÔ PHỎNG VÀ KẾT QUẢ</w:t>
      </w:r>
      <w:bookmarkEnd w:id="92"/>
    </w:p>
    <w:p w14:paraId="6E245064" w14:textId="77777777" w:rsidR="009933AC" w:rsidRDefault="009933AC" w:rsidP="0038083D">
      <w:pPr>
        <w:pStyle w:val="Heading2"/>
        <w:ind w:left="567"/>
        <w:jc w:val="both"/>
        <w:rPr>
          <w:lang w:val="en-GB"/>
        </w:rPr>
      </w:pPr>
      <w:bookmarkStart w:id="93" w:name="_Toc96691707"/>
      <w:r>
        <w:rPr>
          <w:lang w:val="en-GB"/>
        </w:rPr>
        <w:t>Kịch bản cơ sở</w:t>
      </w:r>
      <w:bookmarkEnd w:id="93"/>
    </w:p>
    <w:p w14:paraId="022D00D9" w14:textId="77777777" w:rsidR="0058350F" w:rsidRPr="0058350F" w:rsidRDefault="0058350F" w:rsidP="0058350F">
      <w:pPr>
        <w:ind w:left="567"/>
        <w:rPr>
          <w:lang w:val="en-GB"/>
        </w:rPr>
      </w:pPr>
      <w:r>
        <w:rPr>
          <w:lang w:val="en-GB"/>
        </w:rPr>
        <w:t xml:space="preserve">Trong kịch bản cơ sở, không có biện pháp phòng chống lây lan dịch bệnh nào được áp dụng. Kết quả mô phỏng kịch bản cơ sở được thể hiện trong hình 4.1. </w:t>
      </w:r>
    </w:p>
    <w:p w14:paraId="13862355" w14:textId="77777777" w:rsidR="0058350F" w:rsidRDefault="009933AC" w:rsidP="0058350F">
      <w:pPr>
        <w:keepNext/>
        <w:jc w:val="both"/>
      </w:pPr>
      <w:commentRangeStart w:id="94"/>
      <w:r>
        <w:rPr>
          <w:noProof/>
        </w:rPr>
        <w:drawing>
          <wp:inline distT="0" distB="0" distL="0" distR="0" wp14:anchorId="11E08E60" wp14:editId="6EC2B171">
            <wp:extent cx="2818800" cy="1886400"/>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18800" cy="1886400"/>
                    </a:xfrm>
                    <a:prstGeom prst="rect">
                      <a:avLst/>
                    </a:prstGeom>
                  </pic:spPr>
                </pic:pic>
              </a:graphicData>
            </a:graphic>
          </wp:inline>
        </w:drawing>
      </w:r>
      <w:commentRangeEnd w:id="94"/>
      <w:r w:rsidR="00205F70">
        <w:rPr>
          <w:rStyle w:val="CommentReference"/>
        </w:rPr>
        <w:commentReference w:id="94"/>
      </w:r>
      <w:r w:rsidR="0058350F">
        <w:rPr>
          <w:noProof/>
        </w:rPr>
        <w:drawing>
          <wp:inline distT="0" distB="0" distL="0" distR="0" wp14:anchorId="3E1E4193" wp14:editId="29C67241">
            <wp:extent cx="2818800" cy="1904400"/>
            <wp:effectExtent l="0" t="0" r="635"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18800" cy="1904400"/>
                    </a:xfrm>
                    <a:prstGeom prst="rect">
                      <a:avLst/>
                    </a:prstGeom>
                  </pic:spPr>
                </pic:pic>
              </a:graphicData>
            </a:graphic>
          </wp:inline>
        </w:drawing>
      </w:r>
    </w:p>
    <w:p w14:paraId="1C062496" w14:textId="436ED651" w:rsidR="0058350F" w:rsidRDefault="0058350F" w:rsidP="0058350F">
      <w:pPr>
        <w:pStyle w:val="Caption"/>
        <w:jc w:val="center"/>
        <w:rPr>
          <w:sz w:val="28"/>
          <w:szCs w:val="28"/>
        </w:rPr>
      </w:pPr>
      <w:bookmarkStart w:id="95" w:name="_Toc96691742"/>
      <w:r w:rsidRPr="0058350F">
        <w:rPr>
          <w:sz w:val="28"/>
          <w:szCs w:val="28"/>
        </w:rPr>
        <w:t xml:space="preserve">Hình </w:t>
      </w:r>
      <w:r w:rsidR="00E477CB">
        <w:rPr>
          <w:sz w:val="28"/>
          <w:szCs w:val="28"/>
        </w:rPr>
        <w:fldChar w:fldCharType="begin"/>
      </w:r>
      <w:r w:rsidR="00E477CB">
        <w:rPr>
          <w:sz w:val="28"/>
          <w:szCs w:val="28"/>
        </w:rPr>
        <w:instrText xml:space="preserve"> STYLEREF 1 \s </w:instrText>
      </w:r>
      <w:r w:rsidR="00E477CB">
        <w:rPr>
          <w:sz w:val="28"/>
          <w:szCs w:val="28"/>
        </w:rPr>
        <w:fldChar w:fldCharType="separate"/>
      </w:r>
      <w:r w:rsidR="00E477CB">
        <w:rPr>
          <w:noProof/>
          <w:sz w:val="28"/>
          <w:szCs w:val="28"/>
        </w:rPr>
        <w:t>4</w:t>
      </w:r>
      <w:r w:rsidR="00E477CB">
        <w:rPr>
          <w:sz w:val="28"/>
          <w:szCs w:val="28"/>
        </w:rPr>
        <w:fldChar w:fldCharType="end"/>
      </w:r>
      <w:r w:rsidR="00E477CB">
        <w:rPr>
          <w:sz w:val="28"/>
          <w:szCs w:val="28"/>
        </w:rPr>
        <w:t>.</w:t>
      </w:r>
      <w:r w:rsidR="00E477CB">
        <w:rPr>
          <w:sz w:val="28"/>
          <w:szCs w:val="28"/>
        </w:rPr>
        <w:fldChar w:fldCharType="begin"/>
      </w:r>
      <w:r w:rsidR="00E477CB">
        <w:rPr>
          <w:sz w:val="28"/>
          <w:szCs w:val="28"/>
        </w:rPr>
        <w:instrText xml:space="preserve"> SEQ Hình \* ARABIC \s 1 </w:instrText>
      </w:r>
      <w:r w:rsidR="00E477CB">
        <w:rPr>
          <w:sz w:val="28"/>
          <w:szCs w:val="28"/>
        </w:rPr>
        <w:fldChar w:fldCharType="separate"/>
      </w:r>
      <w:r w:rsidR="00E477CB">
        <w:rPr>
          <w:noProof/>
          <w:sz w:val="28"/>
          <w:szCs w:val="28"/>
        </w:rPr>
        <w:t>1</w:t>
      </w:r>
      <w:r w:rsidR="00E477CB">
        <w:rPr>
          <w:sz w:val="28"/>
          <w:szCs w:val="28"/>
        </w:rPr>
        <w:fldChar w:fldCharType="end"/>
      </w:r>
      <w:r w:rsidR="00C66856">
        <w:rPr>
          <w:sz w:val="28"/>
          <w:szCs w:val="28"/>
        </w:rPr>
        <w:t xml:space="preserve">. </w:t>
      </w:r>
      <w:r w:rsidRPr="0058350F">
        <w:rPr>
          <w:sz w:val="28"/>
          <w:szCs w:val="28"/>
        </w:rPr>
        <w:t>Kết quả mô phỏng kịch bản cơ sở</w:t>
      </w:r>
      <w:bookmarkEnd w:id="95"/>
    </w:p>
    <w:p w14:paraId="32B65B85" w14:textId="442FF9C4" w:rsidR="0058350F" w:rsidRPr="0058350F" w:rsidRDefault="0058350F" w:rsidP="003A4DB9">
      <w:pPr>
        <w:jc w:val="both"/>
      </w:pPr>
      <w:r>
        <w:tab/>
        <w:t xml:space="preserve">Có thể thấy </w:t>
      </w:r>
      <w:r w:rsidR="00C711C9">
        <w:t xml:space="preserve">ở tuần thứ 33 hầu hết các trang trại đã bị nhiễm bệnh (phù hợp với kết quả mô hình của H.S Lee và cộng sự năm 2020 </w:t>
      </w:r>
      <w:sdt>
        <w:sdtPr>
          <w:id w:val="1029991127"/>
          <w:citation/>
        </w:sdtPr>
        <w:sdtContent>
          <w:r w:rsidR="00C711C9">
            <w:fldChar w:fldCharType="begin"/>
          </w:r>
          <w:r w:rsidR="00C711C9">
            <w:rPr>
              <w:lang w:val="en-GB"/>
            </w:rPr>
            <w:instrText xml:space="preserve"> CITATION HuS20 \l 2057 </w:instrText>
          </w:r>
          <w:r w:rsidR="00C711C9">
            <w:fldChar w:fldCharType="separate"/>
          </w:r>
          <w:r w:rsidR="00C711C9" w:rsidRPr="00C711C9">
            <w:rPr>
              <w:noProof/>
              <w:lang w:val="en-GB"/>
            </w:rPr>
            <w:t>[11]</w:t>
          </w:r>
          <w:r w:rsidR="00C711C9">
            <w:fldChar w:fldCharType="end"/>
          </w:r>
        </w:sdtContent>
      </w:sdt>
      <w:r w:rsidR="00C711C9">
        <w:t xml:space="preserve">). Số các trang trại chưa bị nhiễm bệnh còn lại hầu hết là các trang trại lớn nơi có mức độ an toàn sinh học cao. Kết quả phần trăm trang trại bị nhiễm bệnh càng thể hiện rõ hơn điều này </w:t>
      </w:r>
      <w:commentRangeStart w:id="96"/>
      <w:r w:rsidR="00C711C9">
        <w:t>(hình 4.1</w:t>
      </w:r>
      <w:commentRangeEnd w:id="96"/>
      <w:r w:rsidR="00C66856">
        <w:rPr>
          <w:rStyle w:val="CommentReference"/>
        </w:rPr>
        <w:commentReference w:id="96"/>
      </w:r>
      <w:r w:rsidR="00C711C9">
        <w:t>). Với công cụ GAMA các trang t</w:t>
      </w:r>
      <w:r w:rsidR="0009280F">
        <w:t>r</w:t>
      </w:r>
      <w:r w:rsidR="00C711C9">
        <w:t xml:space="preserve">ại bị nhiễm bệnh được thể hiện bằng chấm đỏ, các trang trại chưa bị nhiễm bệnh được thể hiện bằng chấm xanh </w:t>
      </w:r>
      <w:r w:rsidR="0009280F">
        <w:t xml:space="preserve">lá cây </w:t>
      </w:r>
      <w:r w:rsidR="00C711C9">
        <w:t>trên bản đồ Hà Nội. Kích thước của chấm cũng thể hiện loại hình trang trại lớn/vừa/bé tương ứng (Hình 4.2)</w:t>
      </w:r>
    </w:p>
    <w:p w14:paraId="18E1CCAB" w14:textId="77777777" w:rsidR="00C711C9" w:rsidRDefault="00747B24" w:rsidP="00C711C9">
      <w:pPr>
        <w:keepNext/>
        <w:jc w:val="center"/>
      </w:pPr>
      <w:r>
        <w:rPr>
          <w:noProof/>
        </w:rPr>
        <w:drawing>
          <wp:inline distT="0" distB="0" distL="0" distR="0" wp14:anchorId="3D19F6E3" wp14:editId="2821430D">
            <wp:extent cx="5114947" cy="2743835"/>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17821" cy="2745376"/>
                    </a:xfrm>
                    <a:prstGeom prst="rect">
                      <a:avLst/>
                    </a:prstGeom>
                  </pic:spPr>
                </pic:pic>
              </a:graphicData>
            </a:graphic>
          </wp:inline>
        </w:drawing>
      </w:r>
    </w:p>
    <w:p w14:paraId="29757D4F" w14:textId="77777777" w:rsidR="009933AC" w:rsidRPr="00C711C9" w:rsidRDefault="00C711C9" w:rsidP="00C711C9">
      <w:pPr>
        <w:pStyle w:val="Caption"/>
        <w:jc w:val="center"/>
        <w:rPr>
          <w:sz w:val="28"/>
          <w:szCs w:val="28"/>
          <w:lang w:val="en-GB"/>
        </w:rPr>
      </w:pPr>
      <w:bookmarkStart w:id="97" w:name="_Toc96691743"/>
      <w:r w:rsidRPr="00C711C9">
        <w:rPr>
          <w:sz w:val="28"/>
          <w:szCs w:val="28"/>
        </w:rPr>
        <w:t xml:space="preserve">Hình </w:t>
      </w:r>
      <w:r w:rsidR="00E477CB">
        <w:rPr>
          <w:sz w:val="28"/>
          <w:szCs w:val="28"/>
        </w:rPr>
        <w:fldChar w:fldCharType="begin"/>
      </w:r>
      <w:r w:rsidR="00E477CB">
        <w:rPr>
          <w:sz w:val="28"/>
          <w:szCs w:val="28"/>
        </w:rPr>
        <w:instrText xml:space="preserve"> STYLEREF 1 \s </w:instrText>
      </w:r>
      <w:r w:rsidR="00E477CB">
        <w:rPr>
          <w:sz w:val="28"/>
          <w:szCs w:val="28"/>
        </w:rPr>
        <w:fldChar w:fldCharType="separate"/>
      </w:r>
      <w:r w:rsidR="00E477CB">
        <w:rPr>
          <w:noProof/>
          <w:sz w:val="28"/>
          <w:szCs w:val="28"/>
        </w:rPr>
        <w:t>4</w:t>
      </w:r>
      <w:r w:rsidR="00E477CB">
        <w:rPr>
          <w:sz w:val="28"/>
          <w:szCs w:val="28"/>
        </w:rPr>
        <w:fldChar w:fldCharType="end"/>
      </w:r>
      <w:r w:rsidR="00E477CB">
        <w:rPr>
          <w:sz w:val="28"/>
          <w:szCs w:val="28"/>
        </w:rPr>
        <w:t>.</w:t>
      </w:r>
      <w:r w:rsidR="00E477CB">
        <w:rPr>
          <w:sz w:val="28"/>
          <w:szCs w:val="28"/>
        </w:rPr>
        <w:fldChar w:fldCharType="begin"/>
      </w:r>
      <w:r w:rsidR="00E477CB">
        <w:rPr>
          <w:sz w:val="28"/>
          <w:szCs w:val="28"/>
        </w:rPr>
        <w:instrText xml:space="preserve"> SEQ Hình \* ARABIC \s 1 </w:instrText>
      </w:r>
      <w:r w:rsidR="00E477CB">
        <w:rPr>
          <w:sz w:val="28"/>
          <w:szCs w:val="28"/>
        </w:rPr>
        <w:fldChar w:fldCharType="separate"/>
      </w:r>
      <w:r w:rsidR="00E477CB">
        <w:rPr>
          <w:noProof/>
          <w:sz w:val="28"/>
          <w:szCs w:val="28"/>
        </w:rPr>
        <w:t>2</w:t>
      </w:r>
      <w:r w:rsidR="00E477CB">
        <w:rPr>
          <w:sz w:val="28"/>
          <w:szCs w:val="28"/>
        </w:rPr>
        <w:fldChar w:fldCharType="end"/>
      </w:r>
      <w:r w:rsidRPr="00C711C9">
        <w:rPr>
          <w:sz w:val="28"/>
          <w:szCs w:val="28"/>
        </w:rPr>
        <w:t>. Mô phỏng trực quan với công cụ GAMA</w:t>
      </w:r>
      <w:r>
        <w:rPr>
          <w:sz w:val="28"/>
          <w:szCs w:val="28"/>
        </w:rPr>
        <w:t xml:space="preserve"> ở kịch bản cơ sở</w:t>
      </w:r>
      <w:bookmarkEnd w:id="97"/>
    </w:p>
    <w:p w14:paraId="1B551A97" w14:textId="77777777" w:rsidR="009933AC" w:rsidRDefault="009933AC" w:rsidP="0038083D">
      <w:pPr>
        <w:pStyle w:val="Heading2"/>
        <w:ind w:left="567"/>
        <w:jc w:val="both"/>
        <w:rPr>
          <w:lang w:val="en-GB"/>
        </w:rPr>
      </w:pPr>
      <w:bookmarkStart w:id="98" w:name="_Toc96691708"/>
      <w:r>
        <w:rPr>
          <w:lang w:val="en-GB"/>
        </w:rPr>
        <w:lastRenderedPageBreak/>
        <w:t>Loại bỏ tiếp xúc trực tiếp và tiếp xúc của trang trại lớn</w:t>
      </w:r>
      <w:bookmarkEnd w:id="98"/>
    </w:p>
    <w:p w14:paraId="2AE9D2FF" w14:textId="77777777" w:rsidR="009933AC" w:rsidRDefault="009933AC" w:rsidP="0038083D">
      <w:pPr>
        <w:ind w:firstLine="567"/>
        <w:jc w:val="both"/>
        <w:rPr>
          <w:lang w:val="en-GB"/>
        </w:rPr>
      </w:pPr>
      <w:r w:rsidRPr="0062135F">
        <w:rPr>
          <w:lang w:val="en-GB"/>
        </w:rPr>
        <w:t>Kịch bản loại bỏ tiếp xúc trực tiếp và tiếp xúc của trang trại lớn cho phép đánh giá vai trò của tiếp xúc trực tiếp, tiếp xúc gián tiếp vào tốc độ lây lan ASF. Từ việc thay đổi hai tham số liên quan đến loại bỏ tiếp xúc trực tiếp và tiếp xúc của trang trại lớn, chúng ta có thể tạo ra 2 kịch bản dùng cho đánh giá là kịch bản loại bỏ tiếp xúc trực tiếp và kịch bản loại bỏ tiếp xúc của trang trại lớn. Hai kịch bản này sẽ được so sánh, đánh giá với kịch bản cơ sở là trường hợp có cả tiếp xúc trực tiếp và tiếp xúc của các trang trại lớn.</w:t>
      </w:r>
    </w:p>
    <w:p w14:paraId="675046B1" w14:textId="77777777" w:rsidR="00043C54" w:rsidRPr="00747B24" w:rsidRDefault="00043C54" w:rsidP="0038083D">
      <w:pPr>
        <w:pStyle w:val="Caption"/>
        <w:spacing w:line="288" w:lineRule="auto"/>
        <w:jc w:val="both"/>
        <w:rPr>
          <w:sz w:val="28"/>
          <w:szCs w:val="28"/>
        </w:rPr>
      </w:pPr>
      <w:bookmarkStart w:id="99" w:name="_Toc96687468"/>
      <w:bookmarkStart w:id="100" w:name="_Toc96691722"/>
      <w:commentRangeStart w:id="101"/>
      <w:r w:rsidRPr="00747B24">
        <w:rPr>
          <w:sz w:val="28"/>
          <w:szCs w:val="28"/>
        </w:rPr>
        <w:t xml:space="preserve">Bảng </w:t>
      </w:r>
      <w:r w:rsidR="00A27F91" w:rsidRPr="00747B24">
        <w:rPr>
          <w:sz w:val="28"/>
          <w:szCs w:val="28"/>
        </w:rPr>
        <w:fldChar w:fldCharType="begin"/>
      </w:r>
      <w:r w:rsidR="00A27F91" w:rsidRPr="00747B24">
        <w:rPr>
          <w:sz w:val="28"/>
          <w:szCs w:val="28"/>
        </w:rPr>
        <w:instrText xml:space="preserve"> STYLEREF 1 \s </w:instrText>
      </w:r>
      <w:r w:rsidR="00A27F91" w:rsidRPr="00747B24">
        <w:rPr>
          <w:sz w:val="28"/>
          <w:szCs w:val="28"/>
        </w:rPr>
        <w:fldChar w:fldCharType="separate"/>
      </w:r>
      <w:r w:rsidR="00A27F91" w:rsidRPr="00747B24">
        <w:rPr>
          <w:noProof/>
          <w:sz w:val="28"/>
          <w:szCs w:val="28"/>
        </w:rPr>
        <w:t>4</w:t>
      </w:r>
      <w:r w:rsidR="00A27F91" w:rsidRPr="00747B24">
        <w:rPr>
          <w:sz w:val="28"/>
          <w:szCs w:val="28"/>
        </w:rPr>
        <w:fldChar w:fldCharType="end"/>
      </w:r>
      <w:r w:rsidR="00A27F91" w:rsidRPr="00747B24">
        <w:rPr>
          <w:sz w:val="28"/>
          <w:szCs w:val="28"/>
        </w:rPr>
        <w:noBreakHyphen/>
      </w:r>
      <w:r w:rsidR="00A27F91" w:rsidRPr="00747B24">
        <w:rPr>
          <w:sz w:val="28"/>
          <w:szCs w:val="28"/>
        </w:rPr>
        <w:fldChar w:fldCharType="begin"/>
      </w:r>
      <w:r w:rsidR="00A27F91" w:rsidRPr="00747B24">
        <w:rPr>
          <w:sz w:val="28"/>
          <w:szCs w:val="28"/>
        </w:rPr>
        <w:instrText xml:space="preserve"> SEQ Bảng \* ARABIC \s 1 </w:instrText>
      </w:r>
      <w:r w:rsidR="00A27F91" w:rsidRPr="00747B24">
        <w:rPr>
          <w:sz w:val="28"/>
          <w:szCs w:val="28"/>
        </w:rPr>
        <w:fldChar w:fldCharType="separate"/>
      </w:r>
      <w:r w:rsidR="00A27F91" w:rsidRPr="00747B24">
        <w:rPr>
          <w:noProof/>
          <w:sz w:val="28"/>
          <w:szCs w:val="28"/>
        </w:rPr>
        <w:t>1</w:t>
      </w:r>
      <w:r w:rsidR="00A27F91" w:rsidRPr="00747B24">
        <w:rPr>
          <w:sz w:val="28"/>
          <w:szCs w:val="28"/>
        </w:rPr>
        <w:fldChar w:fldCharType="end"/>
      </w:r>
      <w:r w:rsidRPr="00747B24">
        <w:rPr>
          <w:sz w:val="28"/>
          <w:szCs w:val="28"/>
        </w:rPr>
        <w:t>: Kết quả khi loại bỏ các tiếp xúc trực tiếp và tiếp xúc của trang trại lớn</w:t>
      </w:r>
      <w:bookmarkEnd w:id="99"/>
      <w:bookmarkEnd w:id="100"/>
      <w:commentRangeEnd w:id="101"/>
      <w:r w:rsidR="00BC36A4">
        <w:rPr>
          <w:rStyle w:val="CommentReference"/>
          <w:i w:val="0"/>
          <w:iCs w:val="0"/>
          <w:color w:val="auto"/>
        </w:rPr>
        <w:commentReference w:id="101"/>
      </w:r>
    </w:p>
    <w:tbl>
      <w:tblPr>
        <w:tblStyle w:val="TableGrid"/>
        <w:tblW w:w="0" w:type="auto"/>
        <w:tblLook w:val="04A0" w:firstRow="1" w:lastRow="0" w:firstColumn="1" w:lastColumn="0" w:noHBand="0" w:noVBand="1"/>
      </w:tblPr>
      <w:tblGrid>
        <w:gridCol w:w="2925"/>
        <w:gridCol w:w="1423"/>
        <w:gridCol w:w="1416"/>
        <w:gridCol w:w="1672"/>
        <w:gridCol w:w="1625"/>
        <w:tblGridChange w:id="102">
          <w:tblGrid>
            <w:gridCol w:w="2925"/>
            <w:gridCol w:w="1423"/>
            <w:gridCol w:w="1416"/>
            <w:gridCol w:w="1672"/>
            <w:gridCol w:w="1625"/>
          </w:tblGrid>
        </w:tblGridChange>
      </w:tblGrid>
      <w:tr w:rsidR="004C4998" w:rsidRPr="008F4F1D" w14:paraId="582AD588" w14:textId="77777777" w:rsidTr="001E1A0B">
        <w:tc>
          <w:tcPr>
            <w:tcW w:w="0" w:type="auto"/>
            <w:vAlign w:val="center"/>
            <w:hideMark/>
          </w:tcPr>
          <w:p w14:paraId="0DB4EE23" w14:textId="77777777" w:rsidR="004C4998" w:rsidRPr="008F4F1D" w:rsidRDefault="004C4998" w:rsidP="0038083D">
            <w:pPr>
              <w:spacing w:line="288" w:lineRule="auto"/>
              <w:jc w:val="both"/>
              <w:rPr>
                <w:rFonts w:ascii="Calibri" w:eastAsia="Times New Roman" w:hAnsi="Calibri" w:cs="Times New Roman"/>
                <w:sz w:val="22"/>
                <w:szCs w:val="22"/>
                <w:lang w:val="en-GB"/>
              </w:rPr>
            </w:pPr>
            <w:r>
              <w:rPr>
                <w:rFonts w:eastAsia="Times New Roman" w:cs="Times New Roman"/>
                <w:b/>
                <w:bCs/>
                <w:sz w:val="24"/>
                <w:szCs w:val="24"/>
              </w:rPr>
              <w:t>Loại tiếp xúc</w:t>
            </w:r>
          </w:p>
        </w:tc>
        <w:tc>
          <w:tcPr>
            <w:tcW w:w="1423" w:type="dxa"/>
            <w:vAlign w:val="center"/>
            <w:hideMark/>
          </w:tcPr>
          <w:p w14:paraId="71207586" w14:textId="77777777" w:rsidR="004C4998" w:rsidRPr="008F4F1D" w:rsidRDefault="004C4998" w:rsidP="0038083D">
            <w:pPr>
              <w:spacing w:after="160" w:line="288" w:lineRule="auto"/>
              <w:jc w:val="both"/>
              <w:rPr>
                <w:rFonts w:eastAsia="Times New Roman" w:cs="Times New Roman"/>
                <w:sz w:val="24"/>
                <w:szCs w:val="24"/>
              </w:rPr>
            </w:pPr>
            <w:r>
              <w:rPr>
                <w:rFonts w:eastAsia="Times New Roman" w:cs="Times New Roman"/>
                <w:b/>
                <w:bCs/>
                <w:sz w:val="24"/>
                <w:szCs w:val="24"/>
              </w:rPr>
              <w:t>Tổng</w:t>
            </w:r>
          </w:p>
        </w:tc>
        <w:tc>
          <w:tcPr>
            <w:tcW w:w="1416" w:type="dxa"/>
            <w:vAlign w:val="center"/>
            <w:hideMark/>
          </w:tcPr>
          <w:p w14:paraId="05499A75" w14:textId="77777777" w:rsidR="004C4998" w:rsidRPr="008F4F1D" w:rsidRDefault="004C4998" w:rsidP="0038083D">
            <w:pPr>
              <w:spacing w:after="160" w:line="288" w:lineRule="auto"/>
              <w:jc w:val="both"/>
              <w:rPr>
                <w:rFonts w:eastAsia="Times New Roman" w:cs="Times New Roman"/>
                <w:sz w:val="24"/>
                <w:szCs w:val="24"/>
              </w:rPr>
            </w:pPr>
            <w:r>
              <w:rPr>
                <w:rFonts w:eastAsia="Times New Roman" w:cs="Times New Roman"/>
                <w:b/>
                <w:bCs/>
                <w:sz w:val="24"/>
                <w:szCs w:val="24"/>
              </w:rPr>
              <w:t>Trang trại nhỏ</w:t>
            </w:r>
          </w:p>
        </w:tc>
        <w:tc>
          <w:tcPr>
            <w:tcW w:w="0" w:type="auto"/>
            <w:vAlign w:val="center"/>
            <w:hideMark/>
          </w:tcPr>
          <w:p w14:paraId="73B728E2" w14:textId="77777777" w:rsidR="004C4998" w:rsidRPr="008F4F1D" w:rsidRDefault="004C4998" w:rsidP="0038083D">
            <w:pPr>
              <w:spacing w:after="160" w:line="288" w:lineRule="auto"/>
              <w:jc w:val="both"/>
              <w:rPr>
                <w:rFonts w:eastAsia="Times New Roman" w:cs="Times New Roman"/>
                <w:sz w:val="24"/>
                <w:szCs w:val="24"/>
              </w:rPr>
            </w:pPr>
            <w:r>
              <w:rPr>
                <w:rFonts w:eastAsia="Times New Roman" w:cs="Times New Roman"/>
                <w:b/>
                <w:bCs/>
                <w:sz w:val="24"/>
                <w:szCs w:val="24"/>
              </w:rPr>
              <w:t>Trang trại vừa</w:t>
            </w:r>
          </w:p>
        </w:tc>
        <w:tc>
          <w:tcPr>
            <w:tcW w:w="0" w:type="auto"/>
            <w:vAlign w:val="center"/>
            <w:hideMark/>
          </w:tcPr>
          <w:p w14:paraId="54A850A6" w14:textId="77777777" w:rsidR="004C4998" w:rsidRPr="008F4F1D" w:rsidRDefault="004C4998" w:rsidP="0038083D">
            <w:pPr>
              <w:spacing w:after="160" w:line="288" w:lineRule="auto"/>
              <w:jc w:val="both"/>
              <w:rPr>
                <w:rFonts w:eastAsia="Times New Roman" w:cs="Times New Roman"/>
                <w:sz w:val="24"/>
                <w:szCs w:val="24"/>
              </w:rPr>
            </w:pPr>
            <w:r>
              <w:rPr>
                <w:rFonts w:eastAsia="Times New Roman" w:cs="Times New Roman"/>
                <w:b/>
                <w:bCs/>
                <w:sz w:val="24"/>
                <w:szCs w:val="24"/>
              </w:rPr>
              <w:t>Trang trại lớn</w:t>
            </w:r>
          </w:p>
        </w:tc>
      </w:tr>
      <w:tr w:rsidR="004C4998" w:rsidRPr="008F4F1D" w14:paraId="25163D8B" w14:textId="77777777" w:rsidTr="007A338C">
        <w:tblPrEx>
          <w:tblW w:w="0" w:type="auto"/>
          <w:tblPrExChange w:id="103" w:author="Nguyen Quang Huy - HuyNQ52 (GAM.DAP)" w:date="2022-02-28T22:57:00Z">
            <w:tblPrEx>
              <w:tblW w:w="0" w:type="auto"/>
            </w:tblPrEx>
          </w:tblPrExChange>
        </w:tblPrEx>
        <w:tc>
          <w:tcPr>
            <w:tcW w:w="0" w:type="auto"/>
            <w:vAlign w:val="center"/>
            <w:hideMark/>
            <w:tcPrChange w:id="104" w:author="Nguyen Quang Huy - HuyNQ52 (GAM.DAP)" w:date="2022-02-28T22:57:00Z">
              <w:tcPr>
                <w:tcW w:w="0" w:type="auto"/>
                <w:vAlign w:val="center"/>
                <w:hideMark/>
              </w:tcPr>
            </w:tcPrChange>
          </w:tcPr>
          <w:p w14:paraId="7E4EAB74" w14:textId="7F8DADD0" w:rsidR="004C4998" w:rsidRPr="008F4F1D" w:rsidRDefault="004C4998" w:rsidP="0038083D">
            <w:pPr>
              <w:spacing w:after="160" w:line="288" w:lineRule="auto"/>
              <w:jc w:val="both"/>
              <w:rPr>
                <w:rFonts w:eastAsia="Times New Roman" w:cs="Times New Roman"/>
                <w:sz w:val="24"/>
                <w:szCs w:val="24"/>
              </w:rPr>
            </w:pPr>
            <w:r>
              <w:rPr>
                <w:rFonts w:eastAsia="Times New Roman" w:cs="Times New Roman"/>
                <w:sz w:val="24"/>
                <w:szCs w:val="24"/>
              </w:rPr>
              <w:t>Tiếp xúc tr</w:t>
            </w:r>
            <w:r w:rsidR="0009280F">
              <w:rPr>
                <w:rFonts w:eastAsia="Times New Roman" w:cs="Times New Roman"/>
                <w:sz w:val="24"/>
                <w:szCs w:val="24"/>
              </w:rPr>
              <w:t>ự</w:t>
            </w:r>
            <w:r>
              <w:rPr>
                <w:rFonts w:eastAsia="Times New Roman" w:cs="Times New Roman"/>
                <w:sz w:val="24"/>
                <w:szCs w:val="24"/>
              </w:rPr>
              <w:t>c tiếp và gián tiếp</w:t>
            </w:r>
          </w:p>
        </w:tc>
        <w:tc>
          <w:tcPr>
            <w:tcW w:w="1423" w:type="dxa"/>
            <w:vAlign w:val="center"/>
            <w:hideMark/>
            <w:tcPrChange w:id="105" w:author="Nguyen Quang Huy - HuyNQ52 (GAM.DAP)" w:date="2022-02-28T22:57:00Z">
              <w:tcPr>
                <w:tcW w:w="1423" w:type="dxa"/>
                <w:vAlign w:val="center"/>
                <w:hideMark/>
              </w:tcPr>
            </w:tcPrChange>
          </w:tcPr>
          <w:p w14:paraId="2B14744F" w14:textId="77777777" w:rsidR="004C4998" w:rsidRPr="008F4F1D" w:rsidRDefault="004C4998">
            <w:pPr>
              <w:spacing w:after="160" w:line="288" w:lineRule="auto"/>
              <w:jc w:val="center"/>
              <w:rPr>
                <w:rFonts w:eastAsia="Times New Roman" w:cs="Times New Roman"/>
                <w:sz w:val="24"/>
                <w:szCs w:val="24"/>
              </w:rPr>
              <w:pPrChange w:id="106" w:author="Nguyen Quang Huy - HuyNQ52 (GAM.DAP)" w:date="2022-02-28T22:57:00Z">
                <w:pPr>
                  <w:spacing w:after="160" w:line="288" w:lineRule="auto"/>
                  <w:jc w:val="both"/>
                </w:pPr>
              </w:pPrChange>
            </w:pPr>
            <w:r>
              <w:rPr>
                <w:rFonts w:eastAsia="Times New Roman" w:cs="Times New Roman"/>
                <w:sz w:val="24"/>
                <w:szCs w:val="24"/>
              </w:rPr>
              <w:t>44645</w:t>
            </w:r>
          </w:p>
        </w:tc>
        <w:tc>
          <w:tcPr>
            <w:tcW w:w="1416" w:type="dxa"/>
            <w:vAlign w:val="center"/>
            <w:hideMark/>
            <w:tcPrChange w:id="107" w:author="Nguyen Quang Huy - HuyNQ52 (GAM.DAP)" w:date="2022-02-28T22:57:00Z">
              <w:tcPr>
                <w:tcW w:w="1416" w:type="dxa"/>
                <w:vAlign w:val="center"/>
                <w:hideMark/>
              </w:tcPr>
            </w:tcPrChange>
          </w:tcPr>
          <w:p w14:paraId="4ABEB538" w14:textId="77777777" w:rsidR="004C4998" w:rsidRPr="008F4F1D" w:rsidRDefault="004C4998">
            <w:pPr>
              <w:spacing w:after="160" w:line="288" w:lineRule="auto"/>
              <w:jc w:val="center"/>
              <w:rPr>
                <w:rFonts w:eastAsia="Times New Roman" w:cs="Times New Roman"/>
                <w:sz w:val="24"/>
                <w:szCs w:val="24"/>
              </w:rPr>
              <w:pPrChange w:id="108" w:author="Nguyen Quang Huy - HuyNQ52 (GAM.DAP)" w:date="2022-02-28T22:57:00Z">
                <w:pPr>
                  <w:spacing w:after="160" w:line="288" w:lineRule="auto"/>
                  <w:jc w:val="both"/>
                </w:pPr>
              </w:pPrChange>
            </w:pPr>
            <w:r>
              <w:rPr>
                <w:rFonts w:eastAsia="Times New Roman" w:cs="Times New Roman"/>
                <w:sz w:val="24"/>
                <w:szCs w:val="24"/>
              </w:rPr>
              <w:t>39444</w:t>
            </w:r>
          </w:p>
        </w:tc>
        <w:tc>
          <w:tcPr>
            <w:tcW w:w="0" w:type="auto"/>
            <w:vAlign w:val="center"/>
            <w:hideMark/>
            <w:tcPrChange w:id="109" w:author="Nguyen Quang Huy - HuyNQ52 (GAM.DAP)" w:date="2022-02-28T22:57:00Z">
              <w:tcPr>
                <w:tcW w:w="0" w:type="auto"/>
                <w:vAlign w:val="center"/>
                <w:hideMark/>
              </w:tcPr>
            </w:tcPrChange>
          </w:tcPr>
          <w:p w14:paraId="113AF9DE" w14:textId="77777777" w:rsidR="004C4998" w:rsidRPr="008F4F1D" w:rsidRDefault="004C4998">
            <w:pPr>
              <w:spacing w:after="160" w:line="288" w:lineRule="auto"/>
              <w:jc w:val="center"/>
              <w:rPr>
                <w:rFonts w:eastAsia="Times New Roman" w:cs="Times New Roman"/>
                <w:sz w:val="24"/>
                <w:szCs w:val="24"/>
              </w:rPr>
              <w:pPrChange w:id="110" w:author="Nguyen Quang Huy - HuyNQ52 (GAM.DAP)" w:date="2022-02-28T22:57:00Z">
                <w:pPr>
                  <w:spacing w:after="160" w:line="288" w:lineRule="auto"/>
                  <w:jc w:val="both"/>
                </w:pPr>
              </w:pPrChange>
            </w:pPr>
            <w:r>
              <w:rPr>
                <w:rFonts w:eastAsia="Times New Roman" w:cs="Times New Roman"/>
                <w:sz w:val="24"/>
                <w:szCs w:val="24"/>
              </w:rPr>
              <w:t>5201</w:t>
            </w:r>
          </w:p>
        </w:tc>
        <w:tc>
          <w:tcPr>
            <w:tcW w:w="0" w:type="auto"/>
            <w:vAlign w:val="center"/>
            <w:hideMark/>
            <w:tcPrChange w:id="111" w:author="Nguyen Quang Huy - HuyNQ52 (GAM.DAP)" w:date="2022-02-28T22:57:00Z">
              <w:tcPr>
                <w:tcW w:w="0" w:type="auto"/>
                <w:vAlign w:val="center"/>
                <w:hideMark/>
              </w:tcPr>
            </w:tcPrChange>
          </w:tcPr>
          <w:p w14:paraId="1E9068EE" w14:textId="77777777" w:rsidR="004C4998" w:rsidRPr="008F4F1D" w:rsidRDefault="004C4998">
            <w:pPr>
              <w:spacing w:after="160" w:line="288" w:lineRule="auto"/>
              <w:jc w:val="center"/>
              <w:rPr>
                <w:rFonts w:eastAsia="Times New Roman" w:cs="Times New Roman"/>
                <w:sz w:val="24"/>
                <w:szCs w:val="24"/>
              </w:rPr>
              <w:pPrChange w:id="112" w:author="Nguyen Quang Huy - HuyNQ52 (GAM.DAP)" w:date="2022-02-28T22:57:00Z">
                <w:pPr>
                  <w:spacing w:after="160" w:line="288" w:lineRule="auto"/>
                  <w:jc w:val="both"/>
                </w:pPr>
              </w:pPrChange>
            </w:pPr>
            <w:r>
              <w:rPr>
                <w:rFonts w:eastAsia="Times New Roman" w:cs="Times New Roman"/>
                <w:sz w:val="24"/>
                <w:szCs w:val="24"/>
              </w:rPr>
              <w:t>139</w:t>
            </w:r>
          </w:p>
        </w:tc>
      </w:tr>
      <w:tr w:rsidR="004C4998" w:rsidRPr="008F4F1D" w14:paraId="2051771A" w14:textId="77777777" w:rsidTr="007A338C">
        <w:tblPrEx>
          <w:tblW w:w="0" w:type="auto"/>
          <w:tblPrExChange w:id="113" w:author="Nguyen Quang Huy - HuyNQ52 (GAM.DAP)" w:date="2022-02-28T22:57:00Z">
            <w:tblPrEx>
              <w:tblW w:w="0" w:type="auto"/>
            </w:tblPrEx>
          </w:tblPrExChange>
        </w:tblPrEx>
        <w:tc>
          <w:tcPr>
            <w:tcW w:w="0" w:type="auto"/>
            <w:vAlign w:val="center"/>
            <w:hideMark/>
            <w:tcPrChange w:id="114" w:author="Nguyen Quang Huy - HuyNQ52 (GAM.DAP)" w:date="2022-02-28T22:57:00Z">
              <w:tcPr>
                <w:tcW w:w="0" w:type="auto"/>
                <w:vAlign w:val="center"/>
                <w:hideMark/>
              </w:tcPr>
            </w:tcPrChange>
          </w:tcPr>
          <w:p w14:paraId="6143B11F" w14:textId="77777777" w:rsidR="004C4998" w:rsidRPr="008F4F1D" w:rsidRDefault="004C4998" w:rsidP="0038083D">
            <w:pPr>
              <w:spacing w:after="160" w:line="288" w:lineRule="auto"/>
              <w:jc w:val="both"/>
              <w:rPr>
                <w:rFonts w:eastAsia="Times New Roman" w:cs="Times New Roman"/>
                <w:sz w:val="24"/>
                <w:szCs w:val="24"/>
              </w:rPr>
            </w:pPr>
            <w:r>
              <w:rPr>
                <w:rFonts w:eastAsia="Times New Roman" w:cs="Times New Roman"/>
                <w:sz w:val="24"/>
                <w:szCs w:val="24"/>
              </w:rPr>
              <w:t>Chỉ có tiếp xúc gián tiếp</w:t>
            </w:r>
          </w:p>
        </w:tc>
        <w:tc>
          <w:tcPr>
            <w:tcW w:w="1423" w:type="dxa"/>
            <w:vAlign w:val="center"/>
            <w:hideMark/>
            <w:tcPrChange w:id="115" w:author="Nguyen Quang Huy - HuyNQ52 (GAM.DAP)" w:date="2022-02-28T22:57:00Z">
              <w:tcPr>
                <w:tcW w:w="1423" w:type="dxa"/>
                <w:vAlign w:val="center"/>
                <w:hideMark/>
              </w:tcPr>
            </w:tcPrChange>
          </w:tcPr>
          <w:p w14:paraId="7CEED1DE" w14:textId="77777777" w:rsidR="004C4998" w:rsidRPr="008F4F1D" w:rsidRDefault="004C4998">
            <w:pPr>
              <w:spacing w:after="160" w:line="288" w:lineRule="auto"/>
              <w:jc w:val="center"/>
              <w:rPr>
                <w:rFonts w:eastAsia="Times New Roman" w:cs="Times New Roman"/>
                <w:sz w:val="24"/>
                <w:szCs w:val="24"/>
              </w:rPr>
              <w:pPrChange w:id="116" w:author="Nguyen Quang Huy - HuyNQ52 (GAM.DAP)" w:date="2022-02-28T22:57:00Z">
                <w:pPr>
                  <w:spacing w:after="160" w:line="288" w:lineRule="auto"/>
                  <w:jc w:val="both"/>
                </w:pPr>
              </w:pPrChange>
            </w:pPr>
            <w:r>
              <w:rPr>
                <w:rFonts w:eastAsia="Times New Roman" w:cs="Times New Roman"/>
                <w:sz w:val="24"/>
                <w:szCs w:val="24"/>
              </w:rPr>
              <w:t xml:space="preserve">44615  </w:t>
            </w:r>
            <w:r>
              <w:rPr>
                <w:rFonts w:eastAsia="Times New Roman" w:cs="Times New Roman"/>
                <w:sz w:val="24"/>
                <w:szCs w:val="24"/>
              </w:rPr>
              <w:br/>
              <w:t>(-0.07 %)</w:t>
            </w:r>
          </w:p>
        </w:tc>
        <w:tc>
          <w:tcPr>
            <w:tcW w:w="1416" w:type="dxa"/>
            <w:vAlign w:val="center"/>
            <w:hideMark/>
            <w:tcPrChange w:id="117" w:author="Nguyen Quang Huy - HuyNQ52 (GAM.DAP)" w:date="2022-02-28T22:57:00Z">
              <w:tcPr>
                <w:tcW w:w="1416" w:type="dxa"/>
                <w:vAlign w:val="center"/>
                <w:hideMark/>
              </w:tcPr>
            </w:tcPrChange>
          </w:tcPr>
          <w:p w14:paraId="70F62928" w14:textId="77777777" w:rsidR="004C4998" w:rsidRPr="008F4F1D" w:rsidRDefault="004C4998">
            <w:pPr>
              <w:spacing w:after="160" w:line="288" w:lineRule="auto"/>
              <w:jc w:val="center"/>
              <w:rPr>
                <w:rFonts w:eastAsia="Times New Roman" w:cs="Times New Roman"/>
                <w:sz w:val="24"/>
                <w:szCs w:val="24"/>
              </w:rPr>
              <w:pPrChange w:id="118" w:author="Nguyen Quang Huy - HuyNQ52 (GAM.DAP)" w:date="2022-02-28T22:57:00Z">
                <w:pPr>
                  <w:spacing w:after="160" w:line="288" w:lineRule="auto"/>
                  <w:jc w:val="both"/>
                </w:pPr>
              </w:pPrChange>
            </w:pPr>
            <w:r>
              <w:rPr>
                <w:rFonts w:eastAsia="Times New Roman" w:cs="Times New Roman"/>
                <w:sz w:val="24"/>
                <w:szCs w:val="24"/>
              </w:rPr>
              <w:t>39443</w:t>
            </w:r>
            <w:r>
              <w:rPr>
                <w:rFonts w:eastAsia="Times New Roman" w:cs="Times New Roman"/>
                <w:sz w:val="24"/>
                <w:szCs w:val="24"/>
              </w:rPr>
              <w:br/>
              <w:t>(-0.02%)</w:t>
            </w:r>
          </w:p>
        </w:tc>
        <w:tc>
          <w:tcPr>
            <w:tcW w:w="0" w:type="auto"/>
            <w:vAlign w:val="center"/>
            <w:hideMark/>
            <w:tcPrChange w:id="119" w:author="Nguyen Quang Huy - HuyNQ52 (GAM.DAP)" w:date="2022-02-28T22:57:00Z">
              <w:tcPr>
                <w:tcW w:w="0" w:type="auto"/>
                <w:vAlign w:val="center"/>
                <w:hideMark/>
              </w:tcPr>
            </w:tcPrChange>
          </w:tcPr>
          <w:p w14:paraId="2E95D8F2" w14:textId="77777777" w:rsidR="004C4998" w:rsidRPr="008F4F1D" w:rsidRDefault="004C4998">
            <w:pPr>
              <w:spacing w:after="160" w:line="288" w:lineRule="auto"/>
              <w:jc w:val="center"/>
              <w:rPr>
                <w:rFonts w:eastAsia="Times New Roman" w:cs="Times New Roman"/>
                <w:sz w:val="24"/>
                <w:szCs w:val="24"/>
              </w:rPr>
              <w:pPrChange w:id="120" w:author="Nguyen Quang Huy - HuyNQ52 (GAM.DAP)" w:date="2022-02-28T22:57:00Z">
                <w:pPr>
                  <w:spacing w:after="160" w:line="288" w:lineRule="auto"/>
                  <w:jc w:val="both"/>
                </w:pPr>
              </w:pPrChange>
            </w:pPr>
            <w:r>
              <w:rPr>
                <w:rFonts w:eastAsia="Times New Roman" w:cs="Times New Roman"/>
                <w:sz w:val="24"/>
                <w:szCs w:val="24"/>
              </w:rPr>
              <w:t>5172</w:t>
            </w:r>
            <w:r>
              <w:rPr>
                <w:rFonts w:eastAsia="Times New Roman" w:cs="Times New Roman"/>
                <w:sz w:val="24"/>
                <w:szCs w:val="24"/>
              </w:rPr>
              <w:br/>
              <w:t>(-0.56%)</w:t>
            </w:r>
          </w:p>
        </w:tc>
        <w:tc>
          <w:tcPr>
            <w:tcW w:w="0" w:type="auto"/>
            <w:vAlign w:val="center"/>
            <w:hideMark/>
            <w:tcPrChange w:id="121" w:author="Nguyen Quang Huy - HuyNQ52 (GAM.DAP)" w:date="2022-02-28T22:57:00Z">
              <w:tcPr>
                <w:tcW w:w="0" w:type="auto"/>
                <w:vAlign w:val="center"/>
                <w:hideMark/>
              </w:tcPr>
            </w:tcPrChange>
          </w:tcPr>
          <w:p w14:paraId="45B087AB" w14:textId="77777777" w:rsidR="004C4998" w:rsidRPr="008F4F1D" w:rsidRDefault="004C4998">
            <w:pPr>
              <w:spacing w:after="160" w:line="288" w:lineRule="auto"/>
              <w:jc w:val="center"/>
              <w:rPr>
                <w:rFonts w:eastAsia="Times New Roman" w:cs="Times New Roman"/>
                <w:sz w:val="24"/>
                <w:szCs w:val="24"/>
              </w:rPr>
              <w:pPrChange w:id="122" w:author="Nguyen Quang Huy - HuyNQ52 (GAM.DAP)" w:date="2022-02-28T22:57:00Z">
                <w:pPr>
                  <w:spacing w:after="160" w:line="288" w:lineRule="auto"/>
                  <w:jc w:val="both"/>
                </w:pPr>
              </w:pPrChange>
            </w:pPr>
            <w:r>
              <w:rPr>
                <w:rFonts w:eastAsia="Times New Roman" w:cs="Times New Roman"/>
                <w:sz w:val="24"/>
                <w:szCs w:val="24"/>
              </w:rPr>
              <w:t>127</w:t>
            </w:r>
            <w:r>
              <w:rPr>
                <w:rFonts w:eastAsia="Times New Roman" w:cs="Times New Roman"/>
                <w:sz w:val="24"/>
                <w:szCs w:val="24"/>
              </w:rPr>
              <w:br/>
              <w:t>(-9.45%)</w:t>
            </w:r>
          </w:p>
        </w:tc>
      </w:tr>
      <w:tr w:rsidR="004C4998" w:rsidRPr="008F4F1D" w14:paraId="4B5408D0" w14:textId="77777777" w:rsidTr="007A338C">
        <w:tblPrEx>
          <w:tblW w:w="0" w:type="auto"/>
          <w:tblPrExChange w:id="123" w:author="Nguyen Quang Huy - HuyNQ52 (GAM.DAP)" w:date="2022-02-28T22:57:00Z">
            <w:tblPrEx>
              <w:tblW w:w="0" w:type="auto"/>
            </w:tblPrEx>
          </w:tblPrExChange>
        </w:tblPrEx>
        <w:tc>
          <w:tcPr>
            <w:tcW w:w="0" w:type="auto"/>
            <w:vAlign w:val="center"/>
            <w:hideMark/>
            <w:tcPrChange w:id="124" w:author="Nguyen Quang Huy - HuyNQ52 (GAM.DAP)" w:date="2022-02-28T22:57:00Z">
              <w:tcPr>
                <w:tcW w:w="0" w:type="auto"/>
                <w:vAlign w:val="center"/>
                <w:hideMark/>
              </w:tcPr>
            </w:tcPrChange>
          </w:tcPr>
          <w:p w14:paraId="7052DAF6" w14:textId="77777777" w:rsidR="004C4998" w:rsidRPr="008F4F1D" w:rsidRDefault="004C4998" w:rsidP="0038083D">
            <w:pPr>
              <w:spacing w:after="160" w:line="288" w:lineRule="auto"/>
              <w:jc w:val="both"/>
              <w:rPr>
                <w:rFonts w:eastAsia="Times New Roman" w:cs="Times New Roman"/>
                <w:sz w:val="24"/>
                <w:szCs w:val="24"/>
              </w:rPr>
            </w:pPr>
            <w:r>
              <w:rPr>
                <w:rFonts w:eastAsia="Times New Roman" w:cs="Times New Roman"/>
                <w:sz w:val="24"/>
                <w:szCs w:val="24"/>
              </w:rPr>
              <w:t>Bỏ qua tiếp xúc trang trại lớn</w:t>
            </w:r>
          </w:p>
        </w:tc>
        <w:tc>
          <w:tcPr>
            <w:tcW w:w="1423" w:type="dxa"/>
            <w:vAlign w:val="center"/>
            <w:hideMark/>
            <w:tcPrChange w:id="125" w:author="Nguyen Quang Huy - HuyNQ52 (GAM.DAP)" w:date="2022-02-28T22:57:00Z">
              <w:tcPr>
                <w:tcW w:w="1423" w:type="dxa"/>
                <w:vAlign w:val="center"/>
                <w:hideMark/>
              </w:tcPr>
            </w:tcPrChange>
          </w:tcPr>
          <w:p w14:paraId="35A70A40" w14:textId="77777777" w:rsidR="004C4998" w:rsidRPr="008F4F1D" w:rsidRDefault="004C4998">
            <w:pPr>
              <w:spacing w:after="160" w:line="288" w:lineRule="auto"/>
              <w:jc w:val="center"/>
              <w:rPr>
                <w:rFonts w:eastAsia="Times New Roman" w:cs="Times New Roman"/>
                <w:sz w:val="24"/>
                <w:szCs w:val="24"/>
              </w:rPr>
              <w:pPrChange w:id="126" w:author="Nguyen Quang Huy - HuyNQ52 (GAM.DAP)" w:date="2022-02-28T22:57:00Z">
                <w:pPr>
                  <w:spacing w:after="160" w:line="288" w:lineRule="auto"/>
                  <w:jc w:val="both"/>
                </w:pPr>
              </w:pPrChange>
            </w:pPr>
            <w:r>
              <w:rPr>
                <w:rFonts w:eastAsia="Times New Roman" w:cs="Times New Roman"/>
                <w:sz w:val="24"/>
                <w:szCs w:val="24"/>
              </w:rPr>
              <w:t>44134</w:t>
            </w:r>
            <w:r>
              <w:rPr>
                <w:rFonts w:eastAsia="Times New Roman" w:cs="Times New Roman"/>
                <w:sz w:val="24"/>
                <w:szCs w:val="24"/>
              </w:rPr>
              <w:br/>
              <w:t>(-1.16 %)</w:t>
            </w:r>
          </w:p>
        </w:tc>
        <w:tc>
          <w:tcPr>
            <w:tcW w:w="1416" w:type="dxa"/>
            <w:vAlign w:val="center"/>
            <w:hideMark/>
            <w:tcPrChange w:id="127" w:author="Nguyen Quang Huy - HuyNQ52 (GAM.DAP)" w:date="2022-02-28T22:57:00Z">
              <w:tcPr>
                <w:tcW w:w="1416" w:type="dxa"/>
                <w:vAlign w:val="center"/>
                <w:hideMark/>
              </w:tcPr>
            </w:tcPrChange>
          </w:tcPr>
          <w:p w14:paraId="64410EE4" w14:textId="77777777" w:rsidR="004C4998" w:rsidRPr="008F4F1D" w:rsidRDefault="004C4998">
            <w:pPr>
              <w:spacing w:after="160" w:line="288" w:lineRule="auto"/>
              <w:jc w:val="center"/>
              <w:rPr>
                <w:rFonts w:eastAsia="Times New Roman" w:cs="Times New Roman"/>
                <w:sz w:val="24"/>
                <w:szCs w:val="24"/>
              </w:rPr>
              <w:pPrChange w:id="128" w:author="Nguyen Quang Huy - HuyNQ52 (GAM.DAP)" w:date="2022-02-28T22:57:00Z">
                <w:pPr>
                  <w:spacing w:after="160" w:line="288" w:lineRule="auto"/>
                  <w:jc w:val="both"/>
                </w:pPr>
              </w:pPrChange>
            </w:pPr>
            <w:r>
              <w:rPr>
                <w:rFonts w:eastAsia="Times New Roman" w:cs="Times New Roman"/>
                <w:sz w:val="24"/>
                <w:szCs w:val="24"/>
              </w:rPr>
              <w:t>39340</w:t>
            </w:r>
            <w:r>
              <w:rPr>
                <w:rFonts w:eastAsia="Times New Roman" w:cs="Times New Roman"/>
                <w:sz w:val="24"/>
                <w:szCs w:val="24"/>
              </w:rPr>
              <w:br/>
              <w:t>(-0.27%)</w:t>
            </w:r>
          </w:p>
        </w:tc>
        <w:tc>
          <w:tcPr>
            <w:tcW w:w="0" w:type="auto"/>
            <w:vAlign w:val="center"/>
            <w:hideMark/>
            <w:tcPrChange w:id="129" w:author="Nguyen Quang Huy - HuyNQ52 (GAM.DAP)" w:date="2022-02-28T22:57:00Z">
              <w:tcPr>
                <w:tcW w:w="0" w:type="auto"/>
                <w:vAlign w:val="center"/>
                <w:hideMark/>
              </w:tcPr>
            </w:tcPrChange>
          </w:tcPr>
          <w:p w14:paraId="2EE53245" w14:textId="77777777" w:rsidR="004C4998" w:rsidRPr="008F4F1D" w:rsidRDefault="004C4998">
            <w:pPr>
              <w:spacing w:after="160" w:line="288" w:lineRule="auto"/>
              <w:jc w:val="center"/>
              <w:rPr>
                <w:rFonts w:eastAsia="Times New Roman" w:cs="Times New Roman"/>
                <w:sz w:val="24"/>
                <w:szCs w:val="24"/>
              </w:rPr>
              <w:pPrChange w:id="130" w:author="Nguyen Quang Huy - HuyNQ52 (GAM.DAP)" w:date="2022-02-28T22:57:00Z">
                <w:pPr>
                  <w:spacing w:after="160" w:line="288" w:lineRule="auto"/>
                  <w:jc w:val="both"/>
                </w:pPr>
              </w:pPrChange>
            </w:pPr>
            <w:r>
              <w:rPr>
                <w:rFonts w:eastAsia="Times New Roman" w:cs="Times New Roman"/>
                <w:sz w:val="24"/>
                <w:szCs w:val="24"/>
              </w:rPr>
              <w:t>5169</w:t>
            </w:r>
            <w:r>
              <w:rPr>
                <w:rFonts w:eastAsia="Times New Roman" w:cs="Times New Roman"/>
                <w:sz w:val="24"/>
                <w:szCs w:val="24"/>
              </w:rPr>
              <w:br/>
              <w:t>(-0.62%)</w:t>
            </w:r>
          </w:p>
        </w:tc>
        <w:tc>
          <w:tcPr>
            <w:tcW w:w="0" w:type="auto"/>
            <w:vAlign w:val="center"/>
            <w:hideMark/>
            <w:tcPrChange w:id="131" w:author="Nguyen Quang Huy - HuyNQ52 (GAM.DAP)" w:date="2022-02-28T22:57:00Z">
              <w:tcPr>
                <w:tcW w:w="0" w:type="auto"/>
                <w:vAlign w:val="center"/>
                <w:hideMark/>
              </w:tcPr>
            </w:tcPrChange>
          </w:tcPr>
          <w:p w14:paraId="29C65B0F" w14:textId="77777777" w:rsidR="004C4998" w:rsidDel="007A338C" w:rsidRDefault="004C4998">
            <w:pPr>
              <w:spacing w:line="288" w:lineRule="auto"/>
              <w:jc w:val="center"/>
              <w:rPr>
                <w:del w:id="132" w:author="Nguyen Quang Huy - HuyNQ52 (GAM.DAP)" w:date="2022-02-28T22:55:00Z"/>
                <w:rFonts w:eastAsia="Times New Roman" w:cs="Times New Roman"/>
                <w:sz w:val="24"/>
                <w:szCs w:val="24"/>
              </w:rPr>
              <w:pPrChange w:id="133" w:author="Nguyen Quang Huy - HuyNQ52 (GAM.DAP)" w:date="2022-02-28T22:57:00Z">
                <w:pPr>
                  <w:spacing w:after="160" w:line="288" w:lineRule="auto"/>
                  <w:jc w:val="both"/>
                </w:pPr>
              </w:pPrChange>
            </w:pPr>
            <w:r>
              <w:rPr>
                <w:rFonts w:eastAsia="Times New Roman" w:cs="Times New Roman"/>
                <w:sz w:val="24"/>
                <w:szCs w:val="24"/>
              </w:rPr>
              <w:t>0</w:t>
            </w:r>
          </w:p>
          <w:p w14:paraId="39A007B2" w14:textId="77777777" w:rsidR="004C4998" w:rsidRPr="008F4F1D" w:rsidRDefault="004C4998">
            <w:pPr>
              <w:spacing w:line="288" w:lineRule="auto"/>
              <w:jc w:val="center"/>
              <w:rPr>
                <w:rFonts w:eastAsia="Times New Roman" w:cs="Times New Roman"/>
                <w:sz w:val="24"/>
                <w:szCs w:val="24"/>
              </w:rPr>
              <w:pPrChange w:id="134" w:author="Nguyen Quang Huy - HuyNQ52 (GAM.DAP)" w:date="2022-02-28T22:57:00Z">
                <w:pPr>
                  <w:keepNext/>
                  <w:spacing w:after="160" w:line="288" w:lineRule="auto"/>
                  <w:jc w:val="both"/>
                </w:pPr>
              </w:pPrChange>
            </w:pPr>
            <w:r>
              <w:rPr>
                <w:rFonts w:eastAsia="Times New Roman" w:cs="Times New Roman"/>
                <w:sz w:val="24"/>
                <w:szCs w:val="24"/>
              </w:rPr>
              <w:t>(-100%)</w:t>
            </w:r>
          </w:p>
        </w:tc>
      </w:tr>
    </w:tbl>
    <w:p w14:paraId="71E2E289" w14:textId="77777777" w:rsidR="004C4998" w:rsidRDefault="004C4998" w:rsidP="00747B24">
      <w:pPr>
        <w:ind w:firstLine="720"/>
        <w:jc w:val="both"/>
      </w:pPr>
      <w:r>
        <w:t xml:space="preserve">Dựa vào kết quả ta có thể thấy được tiếp xúc </w:t>
      </w:r>
      <w:r w:rsidR="000E0C69">
        <w:t>gián</w:t>
      </w:r>
      <w:r>
        <w:t xml:space="preserve"> tiếp có ảnh hưởng rất lớn đến sự lây lan dịch bệnh. Khi bỏ qua tiếp xúc trực tiếp thì kết quả cũng không thay đổi nhiều. Trang trại lớn có độ an toàn sinh học cao, khó bị lây nhiễm hơn. Do vậy việc bỏ qua tiếp xúc trang trại lớn cũng không ảnh hưởng nhiều đến kết quả.</w:t>
      </w:r>
    </w:p>
    <w:p w14:paraId="28198CD8" w14:textId="77777777" w:rsidR="004C4998" w:rsidRPr="004C4998" w:rsidRDefault="004C4998" w:rsidP="0038083D">
      <w:pPr>
        <w:jc w:val="both"/>
      </w:pPr>
    </w:p>
    <w:p w14:paraId="773D03AC" w14:textId="77777777" w:rsidR="00B81D0C" w:rsidRDefault="009933AC" w:rsidP="00B81D0C">
      <w:pPr>
        <w:keepNext/>
        <w:jc w:val="both"/>
      </w:pPr>
      <w:r>
        <w:rPr>
          <w:noProof/>
        </w:rPr>
        <w:drawing>
          <wp:inline distT="0" distB="0" distL="0" distR="0" wp14:anchorId="1F16025F" wp14:editId="2A65B647">
            <wp:extent cx="2826000" cy="1893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826000" cy="1893600"/>
                    </a:xfrm>
                    <a:prstGeom prst="rect">
                      <a:avLst/>
                    </a:prstGeom>
                  </pic:spPr>
                </pic:pic>
              </a:graphicData>
            </a:graphic>
          </wp:inline>
        </w:drawing>
      </w:r>
      <w:r>
        <w:rPr>
          <w:noProof/>
        </w:rPr>
        <w:drawing>
          <wp:inline distT="0" distB="0" distL="0" distR="0" wp14:anchorId="1B0E8B60" wp14:editId="1805A397">
            <wp:extent cx="2790000" cy="18864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790000" cy="1886400"/>
                    </a:xfrm>
                    <a:prstGeom prst="rect">
                      <a:avLst/>
                    </a:prstGeom>
                  </pic:spPr>
                </pic:pic>
              </a:graphicData>
            </a:graphic>
          </wp:inline>
        </w:drawing>
      </w:r>
    </w:p>
    <w:p w14:paraId="7AC2C914" w14:textId="77777777" w:rsidR="009933AC" w:rsidRPr="00B81D0C" w:rsidRDefault="00B81D0C" w:rsidP="00B81D0C">
      <w:pPr>
        <w:pStyle w:val="Caption"/>
        <w:jc w:val="center"/>
        <w:rPr>
          <w:sz w:val="28"/>
          <w:szCs w:val="28"/>
          <w:lang w:val="en-GB"/>
        </w:rPr>
      </w:pPr>
      <w:bookmarkStart w:id="135" w:name="_Toc96691744"/>
      <w:r w:rsidRPr="00B81D0C">
        <w:rPr>
          <w:sz w:val="28"/>
          <w:szCs w:val="28"/>
        </w:rPr>
        <w:t xml:space="preserve">Hình </w:t>
      </w:r>
      <w:r w:rsidR="00E477CB">
        <w:rPr>
          <w:sz w:val="28"/>
          <w:szCs w:val="28"/>
        </w:rPr>
        <w:fldChar w:fldCharType="begin"/>
      </w:r>
      <w:r w:rsidR="00E477CB">
        <w:rPr>
          <w:sz w:val="28"/>
          <w:szCs w:val="28"/>
        </w:rPr>
        <w:instrText xml:space="preserve"> STYLEREF 1 \s </w:instrText>
      </w:r>
      <w:r w:rsidR="00E477CB">
        <w:rPr>
          <w:sz w:val="28"/>
          <w:szCs w:val="28"/>
        </w:rPr>
        <w:fldChar w:fldCharType="separate"/>
      </w:r>
      <w:r w:rsidR="00E477CB">
        <w:rPr>
          <w:noProof/>
          <w:sz w:val="28"/>
          <w:szCs w:val="28"/>
        </w:rPr>
        <w:t>4</w:t>
      </w:r>
      <w:r w:rsidR="00E477CB">
        <w:rPr>
          <w:sz w:val="28"/>
          <w:szCs w:val="28"/>
        </w:rPr>
        <w:fldChar w:fldCharType="end"/>
      </w:r>
      <w:r w:rsidR="00E477CB">
        <w:rPr>
          <w:sz w:val="28"/>
          <w:szCs w:val="28"/>
        </w:rPr>
        <w:t>.</w:t>
      </w:r>
      <w:r w:rsidR="00E477CB">
        <w:rPr>
          <w:sz w:val="28"/>
          <w:szCs w:val="28"/>
        </w:rPr>
        <w:fldChar w:fldCharType="begin"/>
      </w:r>
      <w:r w:rsidR="00E477CB">
        <w:rPr>
          <w:sz w:val="28"/>
          <w:szCs w:val="28"/>
        </w:rPr>
        <w:instrText xml:space="preserve"> SEQ Hình \* ARABIC \s 1 </w:instrText>
      </w:r>
      <w:r w:rsidR="00E477CB">
        <w:rPr>
          <w:sz w:val="28"/>
          <w:szCs w:val="28"/>
        </w:rPr>
        <w:fldChar w:fldCharType="separate"/>
      </w:r>
      <w:r w:rsidR="00E477CB">
        <w:rPr>
          <w:noProof/>
          <w:sz w:val="28"/>
          <w:szCs w:val="28"/>
        </w:rPr>
        <w:t>3</w:t>
      </w:r>
      <w:r w:rsidR="00E477CB">
        <w:rPr>
          <w:sz w:val="28"/>
          <w:szCs w:val="28"/>
        </w:rPr>
        <w:fldChar w:fldCharType="end"/>
      </w:r>
      <w:r w:rsidRPr="00B81D0C">
        <w:rPr>
          <w:sz w:val="28"/>
          <w:szCs w:val="28"/>
        </w:rPr>
        <w:t>. Kết quả mô phỏng loại bỏ tiếp xúc trực tiếp và tiế</w:t>
      </w:r>
      <w:r>
        <w:rPr>
          <w:sz w:val="28"/>
          <w:szCs w:val="28"/>
        </w:rPr>
        <w:t>p xúc của</w:t>
      </w:r>
      <w:r w:rsidRPr="00B81D0C">
        <w:rPr>
          <w:sz w:val="28"/>
          <w:szCs w:val="28"/>
        </w:rPr>
        <w:t xml:space="preserve"> trang trại lớn</w:t>
      </w:r>
      <w:bookmarkEnd w:id="135"/>
    </w:p>
    <w:p w14:paraId="1DA8FE2D" w14:textId="77777777" w:rsidR="009933AC" w:rsidRDefault="009933AC" w:rsidP="0038083D">
      <w:pPr>
        <w:pStyle w:val="Heading2"/>
        <w:ind w:left="567"/>
        <w:jc w:val="both"/>
        <w:rPr>
          <w:lang w:val="en-GB"/>
        </w:rPr>
      </w:pPr>
      <w:bookmarkStart w:id="136" w:name="_Toc96691709"/>
      <w:r>
        <w:rPr>
          <w:lang w:val="en-GB"/>
        </w:rPr>
        <w:lastRenderedPageBreak/>
        <w:t>Hạn chế di chuyển của trang trại bị nhiễm bệnh</w:t>
      </w:r>
      <w:bookmarkEnd w:id="136"/>
    </w:p>
    <w:p w14:paraId="772BCC33" w14:textId="77777777" w:rsidR="009933AC" w:rsidRDefault="009933AC" w:rsidP="0038083D">
      <w:pPr>
        <w:ind w:firstLine="567"/>
        <w:jc w:val="both"/>
        <w:rPr>
          <w:lang w:val="en-GB"/>
        </w:rPr>
      </w:pPr>
      <w:r w:rsidRPr="0062135F">
        <w:rPr>
          <w:lang w:val="en-GB"/>
        </w:rPr>
        <w:t xml:space="preserve">Kịch bản hạn chế di chuyển của trang trại bị nhiễm bệnh cho phép đánh giá vai trò của hạn chế di chuyển đến tốc độ lây lan ASF. Từ việc thay đổi các tham số liên quan đến hệ số hạn chế di chuyển và thời gian áp dụng hạn chế di chuyển, chúng ta có thể tạo ra nhiều kịch bản khác nhau như hạn chế 25/50/75/100% di chuyển của trang trại bị nhiễm bệnh sau 2/4/6/8 tuần. Về phía mô hình mô phỏng, việc hạn chế di chuyển thể hiện bằng giảm hệ số của phân phối Poisson khi tính số lượng tiếp xúc trung bình mà trang trại bị nhiễm có trong một tuần. Ví dụ, một trang trại lớn khi bị hạn chế di chuyển 50% sẽ có: số lượng tiếp xúc trực tiếp tới các trang trại vừa trung bình một tuần là </w:t>
      </w:r>
      <w:proofErr w:type="gramStart"/>
      <w:r w:rsidRPr="0062135F">
        <w:rPr>
          <w:lang w:val="en-GB"/>
        </w:rPr>
        <w:t>Poisson(</w:t>
      </w:r>
      <w:proofErr w:type="gramEnd"/>
      <w:r w:rsidRPr="0062135F">
        <w:rPr>
          <w:lang w:val="en-GB"/>
        </w:rPr>
        <w:t>0.073/2); số lượng tiếp xúc gián tiếp từ các trang trại vừa trung bình 1 tuần là Poisson(3.5/2) (thay vì Poisson(0.073) và Poisson(3.5)).</w:t>
      </w:r>
    </w:p>
    <w:p w14:paraId="6645C825" w14:textId="77777777" w:rsidR="00153F61" w:rsidRPr="00153F61" w:rsidRDefault="00153F61" w:rsidP="006D3A12">
      <w:pPr>
        <w:pStyle w:val="Caption"/>
        <w:framePr w:h="409" w:hRule="exact" w:hSpace="180" w:wrap="around" w:vAnchor="text" w:hAnchor="page" w:x="2185" w:y="255"/>
        <w:spacing w:line="288" w:lineRule="auto"/>
        <w:jc w:val="center"/>
        <w:rPr>
          <w:sz w:val="28"/>
          <w:szCs w:val="28"/>
        </w:rPr>
      </w:pPr>
      <w:bookmarkStart w:id="137" w:name="_Toc96687469"/>
      <w:bookmarkStart w:id="138" w:name="_Toc96691723"/>
      <w:r w:rsidRPr="00153F61">
        <w:rPr>
          <w:sz w:val="28"/>
          <w:szCs w:val="28"/>
        </w:rPr>
        <w:t xml:space="preserve">Bảng </w:t>
      </w:r>
      <w:r w:rsidR="00A27F91">
        <w:rPr>
          <w:sz w:val="28"/>
          <w:szCs w:val="28"/>
        </w:rPr>
        <w:fldChar w:fldCharType="begin"/>
      </w:r>
      <w:r w:rsidR="00A27F91">
        <w:rPr>
          <w:sz w:val="28"/>
          <w:szCs w:val="28"/>
        </w:rPr>
        <w:instrText xml:space="preserve"> STYLEREF 1 \s </w:instrText>
      </w:r>
      <w:r w:rsidR="00A27F91">
        <w:rPr>
          <w:sz w:val="28"/>
          <w:szCs w:val="28"/>
        </w:rPr>
        <w:fldChar w:fldCharType="separate"/>
      </w:r>
      <w:r w:rsidR="00A27F91">
        <w:rPr>
          <w:noProof/>
          <w:sz w:val="28"/>
          <w:szCs w:val="28"/>
        </w:rPr>
        <w:t>4</w:t>
      </w:r>
      <w:r w:rsidR="00A27F91">
        <w:rPr>
          <w:sz w:val="28"/>
          <w:szCs w:val="28"/>
        </w:rPr>
        <w:fldChar w:fldCharType="end"/>
      </w:r>
      <w:r w:rsidR="00A27F91">
        <w:rPr>
          <w:sz w:val="28"/>
          <w:szCs w:val="28"/>
        </w:rPr>
        <w:noBreakHyphen/>
      </w:r>
      <w:r w:rsidR="00A27F91">
        <w:rPr>
          <w:sz w:val="28"/>
          <w:szCs w:val="28"/>
        </w:rPr>
        <w:fldChar w:fldCharType="begin"/>
      </w:r>
      <w:r w:rsidR="00A27F91">
        <w:rPr>
          <w:sz w:val="28"/>
          <w:szCs w:val="28"/>
        </w:rPr>
        <w:instrText xml:space="preserve"> SEQ Bảng \* ARABIC \s 1 </w:instrText>
      </w:r>
      <w:r w:rsidR="00A27F91">
        <w:rPr>
          <w:sz w:val="28"/>
          <w:szCs w:val="28"/>
        </w:rPr>
        <w:fldChar w:fldCharType="separate"/>
      </w:r>
      <w:r w:rsidR="00A27F91">
        <w:rPr>
          <w:noProof/>
          <w:sz w:val="28"/>
          <w:szCs w:val="28"/>
        </w:rPr>
        <w:t>2</w:t>
      </w:r>
      <w:r w:rsidR="00A27F91">
        <w:rPr>
          <w:sz w:val="28"/>
          <w:szCs w:val="28"/>
        </w:rPr>
        <w:fldChar w:fldCharType="end"/>
      </w:r>
      <w:r w:rsidRPr="00153F61">
        <w:rPr>
          <w:sz w:val="28"/>
          <w:szCs w:val="28"/>
        </w:rPr>
        <w:t>: Kết quả khi hạn chế di chuyển của trang trại bị nhiễm bệnh</w:t>
      </w:r>
      <w:bookmarkEnd w:id="137"/>
      <w:bookmarkEnd w:id="138"/>
    </w:p>
    <w:p w14:paraId="1E1C2AF4" w14:textId="77777777" w:rsidR="00153F61" w:rsidRDefault="00153F61" w:rsidP="006D3A12">
      <w:pPr>
        <w:jc w:val="both"/>
        <w:rPr>
          <w:lang w:val="en-GB"/>
        </w:rPr>
      </w:pPr>
    </w:p>
    <w:tbl>
      <w:tblPr>
        <w:tblStyle w:val="TableGrid"/>
        <w:tblpPr w:leftFromText="180" w:rightFromText="180" w:vertAnchor="text" w:horzAnchor="margin" w:tblpXSpec="center" w:tblpY="368"/>
        <w:tblW w:w="0" w:type="auto"/>
        <w:tblLayout w:type="fixed"/>
        <w:tblLook w:val="04A0" w:firstRow="1" w:lastRow="0" w:firstColumn="1" w:lastColumn="0" w:noHBand="0" w:noVBand="1"/>
      </w:tblPr>
      <w:tblGrid>
        <w:gridCol w:w="1714"/>
        <w:gridCol w:w="1032"/>
        <w:gridCol w:w="1032"/>
        <w:gridCol w:w="875"/>
        <w:gridCol w:w="805"/>
        <w:gridCol w:w="3603"/>
      </w:tblGrid>
      <w:tr w:rsidR="009933AC" w:rsidRPr="00E8415E" w14:paraId="4C60449A" w14:textId="77777777" w:rsidTr="009311FF">
        <w:trPr>
          <w:trHeight w:val="58"/>
        </w:trPr>
        <w:tc>
          <w:tcPr>
            <w:tcW w:w="1714" w:type="dxa"/>
            <w:vMerge w:val="restart"/>
            <w:vAlign w:val="center"/>
            <w:hideMark/>
          </w:tcPr>
          <w:p w14:paraId="39A8A19E" w14:textId="77777777" w:rsidR="009933AC" w:rsidRPr="00E8415E" w:rsidRDefault="00C4493E" w:rsidP="009311FF">
            <w:pPr>
              <w:spacing w:line="288" w:lineRule="auto"/>
              <w:jc w:val="center"/>
              <w:rPr>
                <w:rFonts w:eastAsia="Times New Roman" w:cs="Times New Roman"/>
                <w:b/>
                <w:bCs/>
                <w:color w:val="000000"/>
              </w:rPr>
            </w:pPr>
            <w:r>
              <w:rPr>
                <w:rFonts w:eastAsia="Times New Roman" w:cs="Times New Roman"/>
                <w:b/>
                <w:bCs/>
                <w:color w:val="000000"/>
              </w:rPr>
              <w:t>Hạn chế</w:t>
            </w:r>
            <w:r w:rsidR="009933AC" w:rsidRPr="00E8415E">
              <w:rPr>
                <w:rFonts w:eastAsia="Times New Roman" w:cs="Times New Roman"/>
                <w:b/>
                <w:bCs/>
                <w:color w:val="000000"/>
              </w:rPr>
              <w:t xml:space="preserve"> </w:t>
            </w:r>
            <w:r w:rsidR="009311FF">
              <w:rPr>
                <w:rFonts w:eastAsia="Times New Roman" w:cs="Times New Roman"/>
                <w:b/>
                <w:bCs/>
                <w:color w:val="000000"/>
              </w:rPr>
              <w:br/>
            </w:r>
            <w:r w:rsidR="009933AC" w:rsidRPr="00E8415E">
              <w:rPr>
                <w:rFonts w:eastAsia="Times New Roman" w:cs="Times New Roman"/>
                <w:b/>
                <w:bCs/>
                <w:color w:val="000000"/>
              </w:rPr>
              <w:t>di chuyển</w:t>
            </w:r>
          </w:p>
        </w:tc>
        <w:tc>
          <w:tcPr>
            <w:tcW w:w="3744" w:type="dxa"/>
            <w:gridSpan w:val="4"/>
            <w:vAlign w:val="center"/>
            <w:hideMark/>
          </w:tcPr>
          <w:p w14:paraId="154CEF1C" w14:textId="77777777" w:rsidR="009933AC" w:rsidRPr="00E8415E" w:rsidRDefault="009933AC" w:rsidP="009311FF">
            <w:pPr>
              <w:spacing w:line="288" w:lineRule="auto"/>
              <w:jc w:val="center"/>
              <w:rPr>
                <w:rFonts w:eastAsia="Times New Roman" w:cs="Times New Roman"/>
                <w:b/>
                <w:bCs/>
                <w:color w:val="000000"/>
              </w:rPr>
            </w:pPr>
            <w:r w:rsidRPr="00E8415E">
              <w:rPr>
                <w:rFonts w:eastAsia="Times New Roman" w:cs="Times New Roman"/>
                <w:b/>
                <w:bCs/>
                <w:color w:val="000000"/>
              </w:rPr>
              <w:t xml:space="preserve">Số trang trại bị nhiễm </w:t>
            </w:r>
            <w:r w:rsidR="009311FF">
              <w:rPr>
                <w:rFonts w:eastAsia="Times New Roman" w:cs="Times New Roman"/>
                <w:b/>
                <w:bCs/>
                <w:color w:val="000000"/>
              </w:rPr>
              <w:br/>
            </w:r>
            <w:r w:rsidRPr="00E8415E">
              <w:rPr>
                <w:rFonts w:eastAsia="Times New Roman" w:cs="Times New Roman"/>
                <w:b/>
                <w:bCs/>
                <w:color w:val="000000"/>
              </w:rPr>
              <w:t>trung bình</w:t>
            </w:r>
          </w:p>
        </w:tc>
        <w:tc>
          <w:tcPr>
            <w:tcW w:w="3603" w:type="dxa"/>
            <w:vMerge w:val="restart"/>
            <w:vAlign w:val="center"/>
            <w:hideMark/>
          </w:tcPr>
          <w:p w14:paraId="437DCE4D" w14:textId="77777777" w:rsidR="009933AC" w:rsidRPr="00E8415E" w:rsidRDefault="009933AC" w:rsidP="009311FF">
            <w:pPr>
              <w:spacing w:line="288" w:lineRule="auto"/>
              <w:ind w:left="-116"/>
              <w:jc w:val="center"/>
              <w:rPr>
                <w:rFonts w:eastAsia="Times New Roman" w:cs="Times New Roman"/>
                <w:b/>
                <w:bCs/>
                <w:color w:val="000000"/>
              </w:rPr>
            </w:pPr>
            <w:r w:rsidRPr="00E8415E">
              <w:rPr>
                <w:rFonts w:eastAsia="Times New Roman" w:cs="Times New Roman"/>
                <w:b/>
                <w:bCs/>
                <w:color w:val="000000"/>
              </w:rPr>
              <w:t>% thay đổi về số lượng trang trại bị nhiễm trung bình</w:t>
            </w:r>
          </w:p>
        </w:tc>
      </w:tr>
      <w:tr w:rsidR="009933AC" w:rsidRPr="00E8415E" w14:paraId="407D6065" w14:textId="77777777" w:rsidTr="009311FF">
        <w:trPr>
          <w:trHeight w:val="360"/>
        </w:trPr>
        <w:tc>
          <w:tcPr>
            <w:tcW w:w="1714" w:type="dxa"/>
            <w:vMerge/>
            <w:vAlign w:val="center"/>
            <w:hideMark/>
          </w:tcPr>
          <w:p w14:paraId="24349F9D" w14:textId="77777777" w:rsidR="009933AC" w:rsidRPr="00E8415E" w:rsidRDefault="009933AC" w:rsidP="009311FF">
            <w:pPr>
              <w:spacing w:line="288" w:lineRule="auto"/>
              <w:jc w:val="center"/>
              <w:rPr>
                <w:rFonts w:eastAsia="Times New Roman" w:cs="Times New Roman"/>
                <w:b/>
                <w:bCs/>
                <w:color w:val="000000"/>
              </w:rPr>
            </w:pPr>
          </w:p>
        </w:tc>
        <w:tc>
          <w:tcPr>
            <w:tcW w:w="1032" w:type="dxa"/>
            <w:vAlign w:val="center"/>
            <w:hideMark/>
          </w:tcPr>
          <w:p w14:paraId="11DC1172" w14:textId="77777777" w:rsidR="009933AC" w:rsidRPr="00E8415E" w:rsidRDefault="009933AC" w:rsidP="009311FF">
            <w:pPr>
              <w:spacing w:line="288" w:lineRule="auto"/>
              <w:jc w:val="center"/>
              <w:rPr>
                <w:rFonts w:eastAsia="Times New Roman" w:cs="Times New Roman"/>
                <w:b/>
                <w:bCs/>
                <w:color w:val="000000"/>
              </w:rPr>
            </w:pPr>
            <w:r w:rsidRPr="00E8415E">
              <w:rPr>
                <w:rFonts w:eastAsia="Times New Roman" w:cs="Times New Roman"/>
                <w:b/>
                <w:bCs/>
                <w:color w:val="000000"/>
              </w:rPr>
              <w:t>Tổng</w:t>
            </w:r>
          </w:p>
        </w:tc>
        <w:tc>
          <w:tcPr>
            <w:tcW w:w="1032" w:type="dxa"/>
            <w:vAlign w:val="center"/>
            <w:hideMark/>
          </w:tcPr>
          <w:p w14:paraId="4295F9DC" w14:textId="77777777" w:rsidR="009933AC" w:rsidRPr="00E8415E" w:rsidRDefault="009933AC" w:rsidP="009311FF">
            <w:pPr>
              <w:spacing w:line="288" w:lineRule="auto"/>
              <w:jc w:val="center"/>
              <w:rPr>
                <w:rFonts w:eastAsia="Times New Roman" w:cs="Times New Roman"/>
                <w:b/>
                <w:bCs/>
                <w:color w:val="000000"/>
              </w:rPr>
            </w:pPr>
            <w:r w:rsidRPr="00E8415E">
              <w:rPr>
                <w:rFonts w:eastAsia="Times New Roman" w:cs="Times New Roman"/>
                <w:b/>
                <w:bCs/>
                <w:color w:val="000000"/>
              </w:rPr>
              <w:t>Nhỏ</w:t>
            </w:r>
          </w:p>
        </w:tc>
        <w:tc>
          <w:tcPr>
            <w:tcW w:w="875" w:type="dxa"/>
            <w:vAlign w:val="center"/>
            <w:hideMark/>
          </w:tcPr>
          <w:p w14:paraId="0E9F56A6" w14:textId="77777777" w:rsidR="009933AC" w:rsidRPr="00E8415E" w:rsidRDefault="009933AC" w:rsidP="009311FF">
            <w:pPr>
              <w:spacing w:line="288" w:lineRule="auto"/>
              <w:jc w:val="center"/>
              <w:rPr>
                <w:rFonts w:eastAsia="Times New Roman" w:cs="Times New Roman"/>
                <w:b/>
                <w:bCs/>
                <w:color w:val="000000"/>
              </w:rPr>
            </w:pPr>
            <w:r w:rsidRPr="00E8415E">
              <w:rPr>
                <w:rFonts w:eastAsia="Times New Roman" w:cs="Times New Roman"/>
                <w:b/>
                <w:bCs/>
                <w:color w:val="000000"/>
              </w:rPr>
              <w:t>Vừa</w:t>
            </w:r>
          </w:p>
        </w:tc>
        <w:tc>
          <w:tcPr>
            <w:tcW w:w="805" w:type="dxa"/>
            <w:vAlign w:val="center"/>
            <w:hideMark/>
          </w:tcPr>
          <w:p w14:paraId="11CBDD19" w14:textId="77777777" w:rsidR="009933AC" w:rsidRPr="00E8415E" w:rsidRDefault="009933AC" w:rsidP="009311FF">
            <w:pPr>
              <w:spacing w:line="288" w:lineRule="auto"/>
              <w:jc w:val="center"/>
              <w:rPr>
                <w:rFonts w:eastAsia="Times New Roman" w:cs="Times New Roman"/>
                <w:b/>
                <w:bCs/>
                <w:color w:val="000000"/>
              </w:rPr>
            </w:pPr>
            <w:r w:rsidRPr="00E8415E">
              <w:rPr>
                <w:rFonts w:eastAsia="Times New Roman" w:cs="Times New Roman"/>
                <w:b/>
                <w:bCs/>
                <w:color w:val="000000"/>
              </w:rPr>
              <w:t>Lớn</w:t>
            </w:r>
          </w:p>
        </w:tc>
        <w:tc>
          <w:tcPr>
            <w:tcW w:w="3603" w:type="dxa"/>
            <w:vMerge/>
            <w:vAlign w:val="center"/>
            <w:hideMark/>
          </w:tcPr>
          <w:p w14:paraId="54EDC3CD" w14:textId="77777777" w:rsidR="009933AC" w:rsidRPr="00E8415E" w:rsidRDefault="009933AC" w:rsidP="009311FF">
            <w:pPr>
              <w:spacing w:line="288" w:lineRule="auto"/>
              <w:jc w:val="center"/>
              <w:rPr>
                <w:rFonts w:eastAsia="Times New Roman" w:cs="Times New Roman"/>
                <w:b/>
                <w:bCs/>
                <w:color w:val="000000"/>
              </w:rPr>
            </w:pPr>
          </w:p>
        </w:tc>
      </w:tr>
      <w:tr w:rsidR="009933AC" w:rsidRPr="00E8415E" w14:paraId="6EBC6F52" w14:textId="77777777" w:rsidTr="009311FF">
        <w:trPr>
          <w:trHeight w:val="360"/>
        </w:trPr>
        <w:tc>
          <w:tcPr>
            <w:tcW w:w="1714" w:type="dxa"/>
            <w:vAlign w:val="center"/>
            <w:hideMark/>
          </w:tcPr>
          <w:p w14:paraId="24E7E320" w14:textId="77777777" w:rsidR="009933AC" w:rsidRPr="00E8415E" w:rsidRDefault="009933AC" w:rsidP="009311FF">
            <w:pPr>
              <w:spacing w:line="288" w:lineRule="auto"/>
              <w:jc w:val="center"/>
              <w:rPr>
                <w:rFonts w:eastAsia="Times New Roman" w:cs="Times New Roman"/>
                <w:color w:val="000000"/>
              </w:rPr>
            </w:pPr>
            <w:r w:rsidRPr="00E8415E">
              <w:rPr>
                <w:rFonts w:eastAsia="Times New Roman" w:cs="Times New Roman"/>
                <w:color w:val="000000"/>
              </w:rPr>
              <w:t>Cơ sở</w:t>
            </w:r>
          </w:p>
        </w:tc>
        <w:tc>
          <w:tcPr>
            <w:tcW w:w="1032" w:type="dxa"/>
            <w:vAlign w:val="center"/>
            <w:hideMark/>
          </w:tcPr>
          <w:p w14:paraId="6F0113B2" w14:textId="77777777" w:rsidR="009933AC" w:rsidRPr="00E8415E" w:rsidRDefault="009933AC" w:rsidP="009311FF">
            <w:pPr>
              <w:spacing w:line="288" w:lineRule="auto"/>
              <w:jc w:val="center"/>
              <w:rPr>
                <w:rFonts w:eastAsia="Times New Roman" w:cs="Times New Roman"/>
                <w:color w:val="000000"/>
              </w:rPr>
            </w:pPr>
            <w:r w:rsidRPr="00E8415E">
              <w:rPr>
                <w:rFonts w:eastAsia="Times New Roman" w:cs="Times New Roman"/>
                <w:color w:val="000000"/>
              </w:rPr>
              <w:t>44645</w:t>
            </w:r>
          </w:p>
        </w:tc>
        <w:tc>
          <w:tcPr>
            <w:tcW w:w="1032" w:type="dxa"/>
            <w:vAlign w:val="center"/>
            <w:hideMark/>
          </w:tcPr>
          <w:p w14:paraId="175D8209" w14:textId="77777777" w:rsidR="009933AC" w:rsidRPr="00E8415E" w:rsidRDefault="009933AC" w:rsidP="009311FF">
            <w:pPr>
              <w:spacing w:line="288" w:lineRule="auto"/>
              <w:jc w:val="center"/>
              <w:rPr>
                <w:rFonts w:eastAsia="Times New Roman" w:cs="Times New Roman"/>
                <w:color w:val="000000"/>
              </w:rPr>
            </w:pPr>
            <w:r w:rsidRPr="00E8415E">
              <w:rPr>
                <w:rFonts w:eastAsia="Times New Roman" w:cs="Times New Roman"/>
                <w:color w:val="000000"/>
              </w:rPr>
              <w:t>39444</w:t>
            </w:r>
          </w:p>
        </w:tc>
        <w:tc>
          <w:tcPr>
            <w:tcW w:w="875" w:type="dxa"/>
            <w:vAlign w:val="center"/>
            <w:hideMark/>
          </w:tcPr>
          <w:p w14:paraId="79525C2C" w14:textId="77777777" w:rsidR="009933AC" w:rsidRPr="00E8415E" w:rsidRDefault="009933AC" w:rsidP="009311FF">
            <w:pPr>
              <w:spacing w:line="288" w:lineRule="auto"/>
              <w:jc w:val="center"/>
              <w:rPr>
                <w:rFonts w:eastAsia="Times New Roman" w:cs="Times New Roman"/>
                <w:color w:val="000000"/>
              </w:rPr>
            </w:pPr>
            <w:r w:rsidRPr="00E8415E">
              <w:rPr>
                <w:rFonts w:eastAsia="Times New Roman" w:cs="Times New Roman"/>
                <w:color w:val="000000"/>
              </w:rPr>
              <w:t>5201</w:t>
            </w:r>
          </w:p>
        </w:tc>
        <w:tc>
          <w:tcPr>
            <w:tcW w:w="805" w:type="dxa"/>
            <w:vAlign w:val="center"/>
            <w:hideMark/>
          </w:tcPr>
          <w:p w14:paraId="67A6FA12" w14:textId="77777777" w:rsidR="009933AC" w:rsidRPr="00E8415E" w:rsidRDefault="009933AC" w:rsidP="009311FF">
            <w:pPr>
              <w:spacing w:line="288" w:lineRule="auto"/>
              <w:jc w:val="center"/>
              <w:rPr>
                <w:rFonts w:eastAsia="Times New Roman" w:cs="Times New Roman"/>
                <w:color w:val="000000"/>
              </w:rPr>
            </w:pPr>
            <w:r w:rsidRPr="00E8415E">
              <w:rPr>
                <w:rFonts w:eastAsia="Times New Roman" w:cs="Times New Roman"/>
                <w:color w:val="000000"/>
              </w:rPr>
              <w:t>139</w:t>
            </w:r>
          </w:p>
        </w:tc>
        <w:tc>
          <w:tcPr>
            <w:tcW w:w="3603" w:type="dxa"/>
            <w:vAlign w:val="center"/>
            <w:hideMark/>
          </w:tcPr>
          <w:p w14:paraId="0BD46892" w14:textId="77777777" w:rsidR="009933AC" w:rsidRPr="00E8415E" w:rsidRDefault="009933AC" w:rsidP="009311FF">
            <w:pPr>
              <w:spacing w:line="288" w:lineRule="auto"/>
              <w:jc w:val="center"/>
              <w:rPr>
                <w:rFonts w:eastAsia="Times New Roman" w:cs="Times New Roman"/>
                <w:color w:val="000000"/>
              </w:rPr>
            </w:pPr>
            <w:r w:rsidRPr="00E8415E">
              <w:rPr>
                <w:rFonts w:eastAsia="Times New Roman" w:cs="Times New Roman"/>
                <w:color w:val="000000"/>
              </w:rPr>
              <w:t>NA</w:t>
            </w:r>
          </w:p>
        </w:tc>
      </w:tr>
      <w:tr w:rsidR="009933AC" w:rsidRPr="00E8415E" w14:paraId="56BB0E94" w14:textId="77777777" w:rsidTr="009311FF">
        <w:trPr>
          <w:trHeight w:val="360"/>
        </w:trPr>
        <w:tc>
          <w:tcPr>
            <w:tcW w:w="1714" w:type="dxa"/>
            <w:vAlign w:val="center"/>
            <w:hideMark/>
          </w:tcPr>
          <w:p w14:paraId="4E07852A" w14:textId="77777777" w:rsidR="009933AC" w:rsidRPr="00E8415E" w:rsidRDefault="009933AC" w:rsidP="009311FF">
            <w:pPr>
              <w:spacing w:line="288" w:lineRule="auto"/>
              <w:jc w:val="center"/>
              <w:rPr>
                <w:rFonts w:eastAsia="Times New Roman" w:cs="Times New Roman"/>
                <w:color w:val="000000"/>
              </w:rPr>
            </w:pPr>
            <w:r w:rsidRPr="00E8415E">
              <w:rPr>
                <w:rFonts w:eastAsia="Times New Roman" w:cs="Times New Roman"/>
                <w:color w:val="000000"/>
              </w:rPr>
              <w:t>25%</w:t>
            </w:r>
          </w:p>
        </w:tc>
        <w:tc>
          <w:tcPr>
            <w:tcW w:w="1032" w:type="dxa"/>
            <w:vAlign w:val="center"/>
            <w:hideMark/>
          </w:tcPr>
          <w:p w14:paraId="118C7726" w14:textId="77777777" w:rsidR="009933AC" w:rsidRPr="00E8415E" w:rsidRDefault="009933AC" w:rsidP="009311FF">
            <w:pPr>
              <w:spacing w:line="288" w:lineRule="auto"/>
              <w:jc w:val="center"/>
              <w:rPr>
                <w:rFonts w:eastAsia="Times New Roman" w:cs="Times New Roman"/>
                <w:color w:val="000000"/>
              </w:rPr>
            </w:pPr>
            <w:r w:rsidRPr="00E8415E">
              <w:rPr>
                <w:rFonts w:eastAsia="Times New Roman" w:cs="Times New Roman"/>
                <w:color w:val="000000"/>
              </w:rPr>
              <w:t>44565</w:t>
            </w:r>
          </w:p>
        </w:tc>
        <w:tc>
          <w:tcPr>
            <w:tcW w:w="1032" w:type="dxa"/>
            <w:vAlign w:val="center"/>
            <w:hideMark/>
          </w:tcPr>
          <w:p w14:paraId="54C3ACF1" w14:textId="77777777" w:rsidR="009933AC" w:rsidRPr="00E8415E" w:rsidRDefault="009933AC" w:rsidP="009311FF">
            <w:pPr>
              <w:spacing w:line="288" w:lineRule="auto"/>
              <w:jc w:val="center"/>
              <w:rPr>
                <w:rFonts w:eastAsia="Times New Roman" w:cs="Times New Roman"/>
                <w:color w:val="000000"/>
              </w:rPr>
            </w:pPr>
            <w:r w:rsidRPr="00E8415E">
              <w:rPr>
                <w:rFonts w:eastAsia="Times New Roman" w:cs="Times New Roman"/>
                <w:color w:val="000000"/>
              </w:rPr>
              <w:t>39236</w:t>
            </w:r>
          </w:p>
        </w:tc>
        <w:tc>
          <w:tcPr>
            <w:tcW w:w="875" w:type="dxa"/>
            <w:vAlign w:val="center"/>
            <w:hideMark/>
          </w:tcPr>
          <w:p w14:paraId="71CE85F8" w14:textId="77777777" w:rsidR="009933AC" w:rsidRPr="00E8415E" w:rsidRDefault="009933AC" w:rsidP="009311FF">
            <w:pPr>
              <w:spacing w:line="288" w:lineRule="auto"/>
              <w:jc w:val="center"/>
              <w:rPr>
                <w:rFonts w:eastAsia="Times New Roman" w:cs="Times New Roman"/>
                <w:color w:val="000000"/>
              </w:rPr>
            </w:pPr>
            <w:r w:rsidRPr="00E8415E">
              <w:rPr>
                <w:rFonts w:eastAsia="Times New Roman" w:cs="Times New Roman"/>
                <w:color w:val="000000"/>
              </w:rPr>
              <w:t>5329</w:t>
            </w:r>
          </w:p>
        </w:tc>
        <w:tc>
          <w:tcPr>
            <w:tcW w:w="805" w:type="dxa"/>
            <w:vAlign w:val="center"/>
            <w:hideMark/>
          </w:tcPr>
          <w:p w14:paraId="1AF674EE" w14:textId="77777777" w:rsidR="009933AC" w:rsidRPr="00E8415E" w:rsidRDefault="009933AC" w:rsidP="009311FF">
            <w:pPr>
              <w:spacing w:line="288" w:lineRule="auto"/>
              <w:jc w:val="center"/>
              <w:rPr>
                <w:rFonts w:eastAsia="Times New Roman" w:cs="Times New Roman"/>
                <w:color w:val="000000"/>
              </w:rPr>
            </w:pPr>
            <w:r w:rsidRPr="00E8415E">
              <w:rPr>
                <w:rFonts w:eastAsia="Times New Roman" w:cs="Times New Roman"/>
                <w:color w:val="000000"/>
              </w:rPr>
              <w:t>71</w:t>
            </w:r>
          </w:p>
        </w:tc>
        <w:tc>
          <w:tcPr>
            <w:tcW w:w="3603" w:type="dxa"/>
            <w:vAlign w:val="center"/>
            <w:hideMark/>
          </w:tcPr>
          <w:p w14:paraId="7BF08F6C" w14:textId="77777777" w:rsidR="009933AC" w:rsidRPr="00E8415E" w:rsidRDefault="009933AC" w:rsidP="009311FF">
            <w:pPr>
              <w:spacing w:line="288" w:lineRule="auto"/>
              <w:jc w:val="center"/>
              <w:rPr>
                <w:rFonts w:eastAsia="Times New Roman" w:cs="Times New Roman"/>
                <w:color w:val="000000"/>
              </w:rPr>
            </w:pPr>
            <w:r w:rsidRPr="00E8415E">
              <w:rPr>
                <w:rFonts w:eastAsia="Times New Roman" w:cs="Times New Roman"/>
                <w:color w:val="000000"/>
              </w:rPr>
              <w:t>0.18</w:t>
            </w:r>
          </w:p>
        </w:tc>
      </w:tr>
      <w:tr w:rsidR="009933AC" w:rsidRPr="00E8415E" w14:paraId="21DA1048" w14:textId="77777777" w:rsidTr="009311FF">
        <w:trPr>
          <w:trHeight w:val="360"/>
        </w:trPr>
        <w:tc>
          <w:tcPr>
            <w:tcW w:w="1714" w:type="dxa"/>
            <w:vAlign w:val="center"/>
            <w:hideMark/>
          </w:tcPr>
          <w:p w14:paraId="612B36C7" w14:textId="77777777" w:rsidR="009933AC" w:rsidRPr="00E8415E" w:rsidRDefault="009933AC" w:rsidP="009311FF">
            <w:pPr>
              <w:spacing w:line="288" w:lineRule="auto"/>
              <w:jc w:val="center"/>
              <w:rPr>
                <w:rFonts w:eastAsia="Times New Roman" w:cs="Times New Roman"/>
                <w:color w:val="000000"/>
              </w:rPr>
            </w:pPr>
            <w:r w:rsidRPr="00E8415E">
              <w:rPr>
                <w:rFonts w:eastAsia="Times New Roman" w:cs="Times New Roman"/>
                <w:color w:val="000000"/>
              </w:rPr>
              <w:t>50%</w:t>
            </w:r>
          </w:p>
        </w:tc>
        <w:tc>
          <w:tcPr>
            <w:tcW w:w="1032" w:type="dxa"/>
            <w:vAlign w:val="center"/>
            <w:hideMark/>
          </w:tcPr>
          <w:p w14:paraId="51E16987" w14:textId="77777777" w:rsidR="009933AC" w:rsidRPr="00E8415E" w:rsidRDefault="009933AC" w:rsidP="009311FF">
            <w:pPr>
              <w:spacing w:line="288" w:lineRule="auto"/>
              <w:jc w:val="center"/>
              <w:rPr>
                <w:rFonts w:eastAsia="Times New Roman" w:cs="Times New Roman"/>
                <w:color w:val="000000"/>
              </w:rPr>
            </w:pPr>
            <w:r w:rsidRPr="00E8415E">
              <w:rPr>
                <w:rFonts w:eastAsia="Times New Roman" w:cs="Times New Roman"/>
                <w:color w:val="000000"/>
              </w:rPr>
              <w:t>44163</w:t>
            </w:r>
          </w:p>
        </w:tc>
        <w:tc>
          <w:tcPr>
            <w:tcW w:w="1032" w:type="dxa"/>
            <w:vAlign w:val="center"/>
            <w:hideMark/>
          </w:tcPr>
          <w:p w14:paraId="4F9A35D6" w14:textId="77777777" w:rsidR="009933AC" w:rsidRPr="00E8415E" w:rsidRDefault="009933AC" w:rsidP="009311FF">
            <w:pPr>
              <w:spacing w:line="288" w:lineRule="auto"/>
              <w:jc w:val="center"/>
              <w:rPr>
                <w:rFonts w:eastAsia="Times New Roman" w:cs="Times New Roman"/>
                <w:color w:val="000000"/>
              </w:rPr>
            </w:pPr>
            <w:r w:rsidRPr="00E8415E">
              <w:rPr>
                <w:rFonts w:eastAsia="Times New Roman" w:cs="Times New Roman"/>
                <w:color w:val="000000"/>
              </w:rPr>
              <w:t>39049</w:t>
            </w:r>
          </w:p>
        </w:tc>
        <w:tc>
          <w:tcPr>
            <w:tcW w:w="875" w:type="dxa"/>
            <w:vAlign w:val="center"/>
            <w:hideMark/>
          </w:tcPr>
          <w:p w14:paraId="6A102BC1" w14:textId="77777777" w:rsidR="009933AC" w:rsidRPr="00E8415E" w:rsidRDefault="009933AC" w:rsidP="009311FF">
            <w:pPr>
              <w:spacing w:line="288" w:lineRule="auto"/>
              <w:jc w:val="center"/>
              <w:rPr>
                <w:rFonts w:eastAsia="Times New Roman" w:cs="Times New Roman"/>
                <w:color w:val="000000"/>
              </w:rPr>
            </w:pPr>
            <w:r w:rsidRPr="00E8415E">
              <w:rPr>
                <w:rFonts w:eastAsia="Times New Roman" w:cs="Times New Roman"/>
                <w:color w:val="000000"/>
              </w:rPr>
              <w:t>5114</w:t>
            </w:r>
          </w:p>
        </w:tc>
        <w:tc>
          <w:tcPr>
            <w:tcW w:w="805" w:type="dxa"/>
            <w:vAlign w:val="center"/>
            <w:hideMark/>
          </w:tcPr>
          <w:p w14:paraId="096B833A" w14:textId="77777777" w:rsidR="009933AC" w:rsidRPr="00E8415E" w:rsidRDefault="009933AC" w:rsidP="009311FF">
            <w:pPr>
              <w:spacing w:line="288" w:lineRule="auto"/>
              <w:jc w:val="center"/>
              <w:rPr>
                <w:rFonts w:eastAsia="Times New Roman" w:cs="Times New Roman"/>
                <w:color w:val="000000"/>
              </w:rPr>
            </w:pPr>
            <w:r w:rsidRPr="00E8415E">
              <w:rPr>
                <w:rFonts w:eastAsia="Times New Roman" w:cs="Times New Roman"/>
                <w:color w:val="000000"/>
              </w:rPr>
              <w:t>55</w:t>
            </w:r>
          </w:p>
        </w:tc>
        <w:tc>
          <w:tcPr>
            <w:tcW w:w="3603" w:type="dxa"/>
            <w:vAlign w:val="center"/>
            <w:hideMark/>
          </w:tcPr>
          <w:p w14:paraId="7C960210" w14:textId="77777777" w:rsidR="009933AC" w:rsidRPr="00E8415E" w:rsidRDefault="009933AC" w:rsidP="009311FF">
            <w:pPr>
              <w:spacing w:line="288" w:lineRule="auto"/>
              <w:jc w:val="center"/>
              <w:rPr>
                <w:rFonts w:eastAsia="Times New Roman" w:cs="Times New Roman"/>
                <w:color w:val="000000"/>
              </w:rPr>
            </w:pPr>
            <w:r w:rsidRPr="00E8415E">
              <w:rPr>
                <w:rFonts w:eastAsia="Times New Roman" w:cs="Times New Roman"/>
                <w:color w:val="000000"/>
              </w:rPr>
              <w:t>1.08</w:t>
            </w:r>
          </w:p>
        </w:tc>
      </w:tr>
      <w:tr w:rsidR="009933AC" w:rsidRPr="00E8415E" w14:paraId="0240FFFC" w14:textId="77777777" w:rsidTr="009311FF">
        <w:trPr>
          <w:trHeight w:val="360"/>
        </w:trPr>
        <w:tc>
          <w:tcPr>
            <w:tcW w:w="1714" w:type="dxa"/>
            <w:vAlign w:val="center"/>
            <w:hideMark/>
          </w:tcPr>
          <w:p w14:paraId="45AF665C" w14:textId="77777777" w:rsidR="009933AC" w:rsidRPr="00E8415E" w:rsidRDefault="009933AC" w:rsidP="009311FF">
            <w:pPr>
              <w:spacing w:line="288" w:lineRule="auto"/>
              <w:jc w:val="center"/>
              <w:rPr>
                <w:rFonts w:eastAsia="Times New Roman" w:cs="Times New Roman"/>
                <w:color w:val="000000"/>
              </w:rPr>
            </w:pPr>
            <w:r w:rsidRPr="00E8415E">
              <w:rPr>
                <w:rFonts w:eastAsia="Times New Roman" w:cs="Times New Roman"/>
                <w:color w:val="000000"/>
              </w:rPr>
              <w:t>75%</w:t>
            </w:r>
          </w:p>
        </w:tc>
        <w:tc>
          <w:tcPr>
            <w:tcW w:w="1032" w:type="dxa"/>
            <w:vAlign w:val="center"/>
            <w:hideMark/>
          </w:tcPr>
          <w:p w14:paraId="74F6A6D8" w14:textId="77777777" w:rsidR="009933AC" w:rsidRPr="00E8415E" w:rsidRDefault="00AC5848" w:rsidP="009311FF">
            <w:pPr>
              <w:spacing w:line="288" w:lineRule="auto"/>
              <w:jc w:val="center"/>
              <w:rPr>
                <w:rFonts w:eastAsia="Times New Roman" w:cs="Times New Roman"/>
                <w:color w:val="000000"/>
              </w:rPr>
            </w:pPr>
            <w:r>
              <w:rPr>
                <w:rFonts w:eastAsia="Times New Roman" w:cs="Times New Roman"/>
                <w:color w:val="000000"/>
              </w:rPr>
              <w:t>26206</w:t>
            </w:r>
          </w:p>
        </w:tc>
        <w:tc>
          <w:tcPr>
            <w:tcW w:w="1032" w:type="dxa"/>
            <w:vAlign w:val="center"/>
            <w:hideMark/>
          </w:tcPr>
          <w:p w14:paraId="356B9AFD" w14:textId="77777777" w:rsidR="009933AC" w:rsidRPr="00E8415E" w:rsidRDefault="00AC5848" w:rsidP="009311FF">
            <w:pPr>
              <w:spacing w:line="288" w:lineRule="auto"/>
              <w:jc w:val="center"/>
              <w:rPr>
                <w:rFonts w:eastAsia="Times New Roman" w:cs="Times New Roman"/>
                <w:color w:val="000000"/>
              </w:rPr>
            </w:pPr>
            <w:r>
              <w:rPr>
                <w:rFonts w:eastAsia="Times New Roman" w:cs="Times New Roman"/>
                <w:color w:val="000000"/>
              </w:rPr>
              <w:t>23112</w:t>
            </w:r>
          </w:p>
        </w:tc>
        <w:tc>
          <w:tcPr>
            <w:tcW w:w="875" w:type="dxa"/>
            <w:vAlign w:val="center"/>
            <w:hideMark/>
          </w:tcPr>
          <w:p w14:paraId="7C25B2C0" w14:textId="77777777" w:rsidR="009933AC" w:rsidRPr="00E8415E" w:rsidRDefault="00AC5848" w:rsidP="009311FF">
            <w:pPr>
              <w:spacing w:line="288" w:lineRule="auto"/>
              <w:jc w:val="center"/>
              <w:rPr>
                <w:rFonts w:eastAsia="Times New Roman" w:cs="Times New Roman"/>
                <w:color w:val="000000"/>
              </w:rPr>
            </w:pPr>
            <w:r>
              <w:rPr>
                <w:rFonts w:eastAsia="Times New Roman" w:cs="Times New Roman"/>
                <w:color w:val="000000"/>
              </w:rPr>
              <w:t>3094</w:t>
            </w:r>
          </w:p>
        </w:tc>
        <w:tc>
          <w:tcPr>
            <w:tcW w:w="805" w:type="dxa"/>
            <w:vAlign w:val="center"/>
            <w:hideMark/>
          </w:tcPr>
          <w:p w14:paraId="4D475D98" w14:textId="77777777" w:rsidR="009933AC" w:rsidRPr="00E8415E" w:rsidRDefault="00AC5848" w:rsidP="009311FF">
            <w:pPr>
              <w:spacing w:line="288" w:lineRule="auto"/>
              <w:jc w:val="center"/>
              <w:rPr>
                <w:rFonts w:eastAsia="Times New Roman" w:cs="Times New Roman"/>
                <w:color w:val="000000"/>
              </w:rPr>
            </w:pPr>
            <w:r>
              <w:rPr>
                <w:rFonts w:eastAsia="Times New Roman" w:cs="Times New Roman"/>
                <w:color w:val="000000"/>
              </w:rPr>
              <w:t>9</w:t>
            </w:r>
          </w:p>
        </w:tc>
        <w:tc>
          <w:tcPr>
            <w:tcW w:w="3603" w:type="dxa"/>
            <w:vAlign w:val="center"/>
            <w:hideMark/>
          </w:tcPr>
          <w:p w14:paraId="45DE7526" w14:textId="77777777" w:rsidR="009933AC" w:rsidRPr="00E8415E" w:rsidRDefault="00AC5848" w:rsidP="009311FF">
            <w:pPr>
              <w:spacing w:line="288" w:lineRule="auto"/>
              <w:jc w:val="center"/>
              <w:rPr>
                <w:rFonts w:eastAsia="Times New Roman" w:cs="Times New Roman"/>
                <w:color w:val="000000"/>
              </w:rPr>
            </w:pPr>
            <w:r>
              <w:rPr>
                <w:rFonts w:eastAsia="Times New Roman" w:cs="Times New Roman"/>
                <w:color w:val="000000"/>
              </w:rPr>
              <w:t>41.30</w:t>
            </w:r>
          </w:p>
        </w:tc>
      </w:tr>
      <w:tr w:rsidR="009933AC" w:rsidRPr="00E8415E" w14:paraId="47CEE0A0" w14:textId="77777777" w:rsidTr="009311FF">
        <w:trPr>
          <w:trHeight w:val="360"/>
        </w:trPr>
        <w:tc>
          <w:tcPr>
            <w:tcW w:w="1714" w:type="dxa"/>
            <w:vAlign w:val="center"/>
            <w:hideMark/>
          </w:tcPr>
          <w:p w14:paraId="12A91D79" w14:textId="77777777" w:rsidR="009933AC" w:rsidRPr="00E8415E" w:rsidRDefault="009933AC" w:rsidP="009311FF">
            <w:pPr>
              <w:spacing w:line="288" w:lineRule="auto"/>
              <w:jc w:val="center"/>
              <w:rPr>
                <w:rFonts w:eastAsia="Times New Roman" w:cs="Times New Roman"/>
                <w:color w:val="000000"/>
              </w:rPr>
            </w:pPr>
            <w:r w:rsidRPr="00E8415E">
              <w:rPr>
                <w:rFonts w:eastAsia="Times New Roman" w:cs="Times New Roman"/>
                <w:color w:val="000000"/>
              </w:rPr>
              <w:t>100%</w:t>
            </w:r>
          </w:p>
        </w:tc>
        <w:tc>
          <w:tcPr>
            <w:tcW w:w="1032" w:type="dxa"/>
            <w:vAlign w:val="center"/>
            <w:hideMark/>
          </w:tcPr>
          <w:p w14:paraId="7CDC63E7" w14:textId="77777777" w:rsidR="009933AC" w:rsidRPr="00E8415E" w:rsidRDefault="009933AC" w:rsidP="009311FF">
            <w:pPr>
              <w:spacing w:line="288" w:lineRule="auto"/>
              <w:jc w:val="center"/>
              <w:rPr>
                <w:rFonts w:eastAsia="Times New Roman" w:cs="Times New Roman"/>
                <w:color w:val="000000"/>
              </w:rPr>
            </w:pPr>
            <w:commentRangeStart w:id="139"/>
            <w:r w:rsidRPr="00E8415E">
              <w:rPr>
                <w:rFonts w:eastAsia="Times New Roman" w:cs="Times New Roman"/>
                <w:color w:val="000000"/>
              </w:rPr>
              <w:t>126</w:t>
            </w:r>
          </w:p>
        </w:tc>
        <w:tc>
          <w:tcPr>
            <w:tcW w:w="1032" w:type="dxa"/>
            <w:vAlign w:val="center"/>
            <w:hideMark/>
          </w:tcPr>
          <w:p w14:paraId="2DF1878F" w14:textId="7E001076" w:rsidR="009933AC" w:rsidRPr="00E8415E" w:rsidRDefault="007A338C" w:rsidP="009311FF">
            <w:pPr>
              <w:spacing w:line="288" w:lineRule="auto"/>
              <w:jc w:val="center"/>
              <w:rPr>
                <w:rFonts w:eastAsia="Times New Roman" w:cs="Times New Roman"/>
                <w:color w:val="000000"/>
              </w:rPr>
            </w:pPr>
            <w:ins w:id="140" w:author="Nguyen Quang Huy - HuyNQ52 (GAM.DAP)" w:date="2022-02-28T22:58:00Z">
              <w:r>
                <w:rPr>
                  <w:rFonts w:eastAsia="Times New Roman" w:cs="Times New Roman"/>
                  <w:color w:val="000000"/>
                </w:rPr>
                <w:t>112</w:t>
              </w:r>
            </w:ins>
            <w:del w:id="141" w:author="Nguyen Quang Huy - HuyNQ52 (GAM.DAP)" w:date="2022-02-28T22:58:00Z">
              <w:r w:rsidR="009933AC" w:rsidRPr="00E8415E" w:rsidDel="007A338C">
                <w:rPr>
                  <w:rFonts w:eastAsia="Times New Roman" w:cs="Times New Roman"/>
                  <w:color w:val="000000"/>
                </w:rPr>
                <w:delText>0</w:delText>
              </w:r>
            </w:del>
          </w:p>
        </w:tc>
        <w:tc>
          <w:tcPr>
            <w:tcW w:w="875" w:type="dxa"/>
            <w:vAlign w:val="center"/>
            <w:hideMark/>
          </w:tcPr>
          <w:p w14:paraId="25EA4F7E" w14:textId="0F961540" w:rsidR="009933AC" w:rsidRPr="00E8415E" w:rsidRDefault="007A338C" w:rsidP="009311FF">
            <w:pPr>
              <w:spacing w:line="288" w:lineRule="auto"/>
              <w:jc w:val="center"/>
              <w:rPr>
                <w:rFonts w:eastAsia="Times New Roman" w:cs="Times New Roman"/>
                <w:color w:val="000000"/>
              </w:rPr>
            </w:pPr>
            <w:ins w:id="142" w:author="Nguyen Quang Huy - HuyNQ52 (GAM.DAP)" w:date="2022-02-28T22:58:00Z">
              <w:r>
                <w:rPr>
                  <w:rFonts w:eastAsia="Times New Roman" w:cs="Times New Roman"/>
                  <w:color w:val="000000"/>
                </w:rPr>
                <w:t>14</w:t>
              </w:r>
            </w:ins>
            <w:del w:id="143" w:author="Nguyen Quang Huy - HuyNQ52 (GAM.DAP)" w:date="2022-02-28T22:58:00Z">
              <w:r w:rsidR="009933AC" w:rsidRPr="00E8415E" w:rsidDel="007A338C">
                <w:rPr>
                  <w:rFonts w:eastAsia="Times New Roman" w:cs="Times New Roman"/>
                  <w:color w:val="000000"/>
                </w:rPr>
                <w:delText>0</w:delText>
              </w:r>
            </w:del>
          </w:p>
        </w:tc>
        <w:tc>
          <w:tcPr>
            <w:tcW w:w="805" w:type="dxa"/>
            <w:vAlign w:val="center"/>
            <w:hideMark/>
          </w:tcPr>
          <w:p w14:paraId="28F866BF" w14:textId="77777777" w:rsidR="009933AC" w:rsidRPr="00E8415E" w:rsidRDefault="009933AC" w:rsidP="009311FF">
            <w:pPr>
              <w:spacing w:line="288" w:lineRule="auto"/>
              <w:jc w:val="center"/>
              <w:rPr>
                <w:rFonts w:eastAsia="Times New Roman" w:cs="Times New Roman"/>
                <w:color w:val="000000"/>
              </w:rPr>
            </w:pPr>
            <w:r w:rsidRPr="00E8415E">
              <w:rPr>
                <w:rFonts w:eastAsia="Times New Roman" w:cs="Times New Roman"/>
                <w:color w:val="000000"/>
              </w:rPr>
              <w:t>0</w:t>
            </w:r>
            <w:commentRangeEnd w:id="139"/>
            <w:r w:rsidR="000D3A35">
              <w:rPr>
                <w:rStyle w:val="CommentReference"/>
              </w:rPr>
              <w:commentReference w:id="139"/>
            </w:r>
          </w:p>
        </w:tc>
        <w:tc>
          <w:tcPr>
            <w:tcW w:w="3603" w:type="dxa"/>
            <w:vAlign w:val="center"/>
            <w:hideMark/>
          </w:tcPr>
          <w:p w14:paraId="5C8A7C49" w14:textId="77777777" w:rsidR="009933AC" w:rsidRPr="00E8415E" w:rsidRDefault="009933AC" w:rsidP="009311FF">
            <w:pPr>
              <w:keepNext/>
              <w:spacing w:line="288" w:lineRule="auto"/>
              <w:jc w:val="center"/>
              <w:rPr>
                <w:rFonts w:eastAsia="Times New Roman" w:cs="Times New Roman"/>
                <w:color w:val="000000"/>
              </w:rPr>
            </w:pPr>
            <w:r w:rsidRPr="00E8415E">
              <w:rPr>
                <w:rFonts w:eastAsia="Times New Roman" w:cs="Times New Roman"/>
                <w:color w:val="000000"/>
              </w:rPr>
              <w:t>99.72</w:t>
            </w:r>
          </w:p>
        </w:tc>
      </w:tr>
    </w:tbl>
    <w:p w14:paraId="668C2760" w14:textId="77777777" w:rsidR="00AC5848" w:rsidRDefault="00AC5848" w:rsidP="00AC5848">
      <w:pPr>
        <w:keepNext/>
        <w:jc w:val="both"/>
      </w:pPr>
      <w:r>
        <w:rPr>
          <w:noProof/>
        </w:rPr>
        <w:drawing>
          <wp:inline distT="0" distB="0" distL="0" distR="0" wp14:anchorId="2B6196CC" wp14:editId="59E2D9C3">
            <wp:extent cx="2818800" cy="1897200"/>
            <wp:effectExtent l="0" t="0" r="635"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818800" cy="1897200"/>
                    </a:xfrm>
                    <a:prstGeom prst="rect">
                      <a:avLst/>
                    </a:prstGeom>
                  </pic:spPr>
                </pic:pic>
              </a:graphicData>
            </a:graphic>
          </wp:inline>
        </w:drawing>
      </w:r>
      <w:r>
        <w:rPr>
          <w:noProof/>
        </w:rPr>
        <w:drawing>
          <wp:inline distT="0" distB="0" distL="0" distR="0" wp14:anchorId="6EC8FCE2" wp14:editId="2F9A4B49">
            <wp:extent cx="2818800" cy="1872000"/>
            <wp:effectExtent l="0" t="0" r="63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818800" cy="1872000"/>
                    </a:xfrm>
                    <a:prstGeom prst="rect">
                      <a:avLst/>
                    </a:prstGeom>
                  </pic:spPr>
                </pic:pic>
              </a:graphicData>
            </a:graphic>
          </wp:inline>
        </w:drawing>
      </w:r>
    </w:p>
    <w:p w14:paraId="29CF7221" w14:textId="77777777" w:rsidR="009933AC" w:rsidRPr="00AC5848" w:rsidRDefault="00AC5848" w:rsidP="00AC5848">
      <w:pPr>
        <w:pStyle w:val="Caption"/>
        <w:jc w:val="center"/>
        <w:rPr>
          <w:sz w:val="28"/>
          <w:szCs w:val="28"/>
          <w:lang w:val="en-GB"/>
        </w:rPr>
      </w:pPr>
      <w:bookmarkStart w:id="144" w:name="_Toc96691745"/>
      <w:r w:rsidRPr="00AC5848">
        <w:rPr>
          <w:sz w:val="28"/>
          <w:szCs w:val="28"/>
        </w:rPr>
        <w:t xml:space="preserve">Hình </w:t>
      </w:r>
      <w:r w:rsidR="00E477CB">
        <w:rPr>
          <w:sz w:val="28"/>
          <w:szCs w:val="28"/>
        </w:rPr>
        <w:fldChar w:fldCharType="begin"/>
      </w:r>
      <w:r w:rsidR="00E477CB">
        <w:rPr>
          <w:sz w:val="28"/>
          <w:szCs w:val="28"/>
        </w:rPr>
        <w:instrText xml:space="preserve"> STYLEREF 1 \s </w:instrText>
      </w:r>
      <w:r w:rsidR="00E477CB">
        <w:rPr>
          <w:sz w:val="28"/>
          <w:szCs w:val="28"/>
        </w:rPr>
        <w:fldChar w:fldCharType="separate"/>
      </w:r>
      <w:r w:rsidR="00E477CB">
        <w:rPr>
          <w:noProof/>
          <w:sz w:val="28"/>
          <w:szCs w:val="28"/>
        </w:rPr>
        <w:t>4</w:t>
      </w:r>
      <w:r w:rsidR="00E477CB">
        <w:rPr>
          <w:sz w:val="28"/>
          <w:szCs w:val="28"/>
        </w:rPr>
        <w:fldChar w:fldCharType="end"/>
      </w:r>
      <w:r w:rsidR="00E477CB">
        <w:rPr>
          <w:sz w:val="28"/>
          <w:szCs w:val="28"/>
        </w:rPr>
        <w:t>.</w:t>
      </w:r>
      <w:r w:rsidR="00E477CB">
        <w:rPr>
          <w:sz w:val="28"/>
          <w:szCs w:val="28"/>
        </w:rPr>
        <w:fldChar w:fldCharType="begin"/>
      </w:r>
      <w:r w:rsidR="00E477CB">
        <w:rPr>
          <w:sz w:val="28"/>
          <w:szCs w:val="28"/>
        </w:rPr>
        <w:instrText xml:space="preserve"> SEQ Hình \* ARABIC \s 1 </w:instrText>
      </w:r>
      <w:r w:rsidR="00E477CB">
        <w:rPr>
          <w:sz w:val="28"/>
          <w:szCs w:val="28"/>
        </w:rPr>
        <w:fldChar w:fldCharType="separate"/>
      </w:r>
      <w:r w:rsidR="00E477CB">
        <w:rPr>
          <w:noProof/>
          <w:sz w:val="28"/>
          <w:szCs w:val="28"/>
        </w:rPr>
        <w:t>4</w:t>
      </w:r>
      <w:r w:rsidR="00E477CB">
        <w:rPr>
          <w:sz w:val="28"/>
          <w:szCs w:val="28"/>
        </w:rPr>
        <w:fldChar w:fldCharType="end"/>
      </w:r>
      <w:r w:rsidRPr="00AC5848">
        <w:rPr>
          <w:sz w:val="28"/>
          <w:szCs w:val="28"/>
        </w:rPr>
        <w:t xml:space="preserve">. Kết quả khi hạn chế </w:t>
      </w:r>
      <w:r>
        <w:rPr>
          <w:sz w:val="28"/>
          <w:szCs w:val="28"/>
        </w:rPr>
        <w:t xml:space="preserve">75% </w:t>
      </w:r>
      <w:r w:rsidRPr="00AC5848">
        <w:rPr>
          <w:sz w:val="28"/>
          <w:szCs w:val="28"/>
        </w:rPr>
        <w:t>di chuyển của trang trại bị nhiễm bệnh</w:t>
      </w:r>
      <w:bookmarkEnd w:id="144"/>
    </w:p>
    <w:p w14:paraId="165A372E" w14:textId="77777777" w:rsidR="00AC5848" w:rsidRPr="0062135F" w:rsidRDefault="000E0C69" w:rsidP="000E0C69">
      <w:pPr>
        <w:ind w:firstLine="567"/>
        <w:jc w:val="both"/>
        <w:rPr>
          <w:lang w:val="en-GB"/>
        </w:rPr>
      </w:pPr>
      <w:r w:rsidRPr="000E0C69">
        <w:rPr>
          <w:lang w:val="en-GB"/>
        </w:rPr>
        <w:t xml:space="preserve">Việc hạn chế di chuyển của trang trại bị nhiễm bệnh chỉ thu lại được kết quả có thể mong đợi được khi việc hạn chế di chuyển lớn hơn 75%. Nếu việc hạn chế </w:t>
      </w:r>
      <w:r w:rsidRPr="000E0C69">
        <w:rPr>
          <w:lang w:val="en-GB"/>
        </w:rPr>
        <w:lastRenderedPageBreak/>
        <w:t>sự di chuyển quá thấp, tỉ lệ lây lan vẫn còn rất cao. Việc hạn chế 100% di chuyển đối vớ</w:t>
      </w:r>
      <w:r>
        <w:rPr>
          <w:lang w:val="en-GB"/>
        </w:rPr>
        <w:t xml:space="preserve">i các trang </w:t>
      </w:r>
      <w:r w:rsidRPr="000E0C69">
        <w:rPr>
          <w:lang w:val="en-GB"/>
        </w:rPr>
        <w:t>trại đã bị mắc bệnh sẽ giảm thiểu tỉ lệ lây nhiễm là 99.72%</w:t>
      </w:r>
    </w:p>
    <w:p w14:paraId="1E03955D" w14:textId="77777777" w:rsidR="009933AC" w:rsidRDefault="009933AC" w:rsidP="0038083D">
      <w:pPr>
        <w:pStyle w:val="Heading2"/>
        <w:ind w:left="567"/>
        <w:jc w:val="both"/>
        <w:rPr>
          <w:lang w:val="en-GB"/>
        </w:rPr>
      </w:pPr>
      <w:bookmarkStart w:id="145" w:name="_Toc96691710"/>
      <w:r>
        <w:rPr>
          <w:lang w:val="en-GB"/>
        </w:rPr>
        <w:t>Hạn chế di chuyển của tất cả các trang trại</w:t>
      </w:r>
      <w:bookmarkEnd w:id="145"/>
    </w:p>
    <w:p w14:paraId="0A85C65D" w14:textId="77777777" w:rsidR="00484C7C" w:rsidRPr="00484C7C" w:rsidRDefault="00484C7C" w:rsidP="0038083D">
      <w:pPr>
        <w:pStyle w:val="Caption"/>
        <w:framePr w:hSpace="180" w:wrap="around" w:vAnchor="text" w:hAnchor="page" w:x="2797" w:y="2486"/>
        <w:spacing w:line="288" w:lineRule="auto"/>
        <w:jc w:val="both"/>
        <w:rPr>
          <w:sz w:val="28"/>
          <w:szCs w:val="28"/>
        </w:rPr>
      </w:pPr>
      <w:bookmarkStart w:id="146" w:name="_Toc96687470"/>
      <w:bookmarkStart w:id="147" w:name="_Toc96691724"/>
      <w:r w:rsidRPr="00484C7C">
        <w:rPr>
          <w:sz w:val="28"/>
          <w:szCs w:val="28"/>
        </w:rPr>
        <w:t xml:space="preserve">Bảng </w:t>
      </w:r>
      <w:r w:rsidR="00A27F91">
        <w:rPr>
          <w:sz w:val="28"/>
          <w:szCs w:val="28"/>
        </w:rPr>
        <w:fldChar w:fldCharType="begin"/>
      </w:r>
      <w:r w:rsidR="00A27F91">
        <w:rPr>
          <w:sz w:val="28"/>
          <w:szCs w:val="28"/>
        </w:rPr>
        <w:instrText xml:space="preserve"> STYLEREF 1 \s </w:instrText>
      </w:r>
      <w:r w:rsidR="00A27F91">
        <w:rPr>
          <w:sz w:val="28"/>
          <w:szCs w:val="28"/>
        </w:rPr>
        <w:fldChar w:fldCharType="separate"/>
      </w:r>
      <w:r w:rsidR="00A27F91">
        <w:rPr>
          <w:noProof/>
          <w:sz w:val="28"/>
          <w:szCs w:val="28"/>
        </w:rPr>
        <w:t>4</w:t>
      </w:r>
      <w:r w:rsidR="00A27F91">
        <w:rPr>
          <w:sz w:val="28"/>
          <w:szCs w:val="28"/>
        </w:rPr>
        <w:fldChar w:fldCharType="end"/>
      </w:r>
      <w:r w:rsidR="00A27F91">
        <w:rPr>
          <w:sz w:val="28"/>
          <w:szCs w:val="28"/>
        </w:rPr>
        <w:noBreakHyphen/>
      </w:r>
      <w:r w:rsidR="00A27F91">
        <w:rPr>
          <w:sz w:val="28"/>
          <w:szCs w:val="28"/>
        </w:rPr>
        <w:fldChar w:fldCharType="begin"/>
      </w:r>
      <w:r w:rsidR="00A27F91">
        <w:rPr>
          <w:sz w:val="28"/>
          <w:szCs w:val="28"/>
        </w:rPr>
        <w:instrText xml:space="preserve"> SEQ Bảng \* ARABIC \s 1 </w:instrText>
      </w:r>
      <w:r w:rsidR="00A27F91">
        <w:rPr>
          <w:sz w:val="28"/>
          <w:szCs w:val="28"/>
        </w:rPr>
        <w:fldChar w:fldCharType="separate"/>
      </w:r>
      <w:r w:rsidR="00A27F91">
        <w:rPr>
          <w:noProof/>
          <w:sz w:val="28"/>
          <w:szCs w:val="28"/>
        </w:rPr>
        <w:t>3</w:t>
      </w:r>
      <w:r w:rsidR="00A27F91">
        <w:rPr>
          <w:sz w:val="28"/>
          <w:szCs w:val="28"/>
        </w:rPr>
        <w:fldChar w:fldCharType="end"/>
      </w:r>
      <w:r w:rsidRPr="00484C7C">
        <w:rPr>
          <w:sz w:val="28"/>
          <w:szCs w:val="28"/>
        </w:rPr>
        <w:t>: Kết quả</w:t>
      </w:r>
      <w:r w:rsidRPr="00484C7C">
        <w:rPr>
          <w:noProof/>
          <w:sz w:val="28"/>
          <w:szCs w:val="28"/>
        </w:rPr>
        <w:t xml:space="preserve"> khi hạn chế di chuyển của tất cả các trang trại</w:t>
      </w:r>
      <w:bookmarkEnd w:id="146"/>
      <w:bookmarkEnd w:id="147"/>
    </w:p>
    <w:p w14:paraId="49178C64" w14:textId="79520E0E" w:rsidR="009933AC" w:rsidRDefault="009933AC" w:rsidP="0038083D">
      <w:pPr>
        <w:ind w:firstLine="567"/>
        <w:jc w:val="both"/>
        <w:rPr>
          <w:lang w:val="en-GB"/>
        </w:rPr>
      </w:pPr>
      <w:r w:rsidRPr="0062135F">
        <w:rPr>
          <w:lang w:val="en-GB"/>
        </w:rPr>
        <w:t>Kịch bản hạn chế di chuyển của tất cả các trang trại tương tự như kịch bản hạn chế di chuyển của các trang trại bị nhiễm bệnh. Điểm khác nhau ở đây là áp dụng hạn chế di chuyển lên tất cả các trang trại và áp dụng ngay từ khi bắt đầu mô phỏng (khi có dịch xuất hiện). Bằng việc thay đổi hệ số hạn chế di chuyển, chúng ta có thể t</w:t>
      </w:r>
      <w:r w:rsidR="009122BD">
        <w:rPr>
          <w:lang w:val="en-GB"/>
        </w:rPr>
        <w:t>ạ</w:t>
      </w:r>
      <w:r w:rsidRPr="0062135F">
        <w:rPr>
          <w:lang w:val="en-GB"/>
        </w:rPr>
        <w:t>o ra được các kịch bản khác như hạn chế 25/50/75% di chuyển của tất cả các trang trại.</w:t>
      </w:r>
    </w:p>
    <w:tbl>
      <w:tblPr>
        <w:tblStyle w:val="TableGrid"/>
        <w:tblpPr w:leftFromText="180" w:rightFromText="180" w:vertAnchor="text" w:horzAnchor="margin" w:tblpXSpec="center" w:tblpY="469"/>
        <w:tblW w:w="0" w:type="auto"/>
        <w:tblLayout w:type="fixed"/>
        <w:tblLook w:val="04A0" w:firstRow="1" w:lastRow="0" w:firstColumn="1" w:lastColumn="0" w:noHBand="0" w:noVBand="1"/>
      </w:tblPr>
      <w:tblGrid>
        <w:gridCol w:w="1706"/>
        <w:gridCol w:w="1031"/>
        <w:gridCol w:w="1031"/>
        <w:gridCol w:w="873"/>
        <w:gridCol w:w="803"/>
        <w:gridCol w:w="3617"/>
      </w:tblGrid>
      <w:tr w:rsidR="00185204" w:rsidRPr="00E8415E" w14:paraId="2B0D2C6A" w14:textId="77777777" w:rsidTr="009311FF">
        <w:trPr>
          <w:trHeight w:val="698"/>
        </w:trPr>
        <w:tc>
          <w:tcPr>
            <w:tcW w:w="1706" w:type="dxa"/>
            <w:vMerge w:val="restart"/>
            <w:vAlign w:val="center"/>
            <w:hideMark/>
          </w:tcPr>
          <w:p w14:paraId="2771B16B" w14:textId="77777777" w:rsidR="00185204" w:rsidRPr="00E8415E" w:rsidRDefault="00185204" w:rsidP="009311FF">
            <w:pPr>
              <w:spacing w:line="288" w:lineRule="auto"/>
              <w:jc w:val="center"/>
              <w:rPr>
                <w:rFonts w:eastAsia="Times New Roman" w:cs="Times New Roman"/>
                <w:b/>
                <w:bCs/>
                <w:color w:val="000000"/>
              </w:rPr>
            </w:pPr>
            <w:r>
              <w:rPr>
                <w:rFonts w:eastAsia="Times New Roman" w:cs="Times New Roman"/>
                <w:b/>
                <w:bCs/>
                <w:color w:val="000000"/>
              </w:rPr>
              <w:t>Hạn chế</w:t>
            </w:r>
            <w:r w:rsidRPr="00E8415E">
              <w:rPr>
                <w:rFonts w:eastAsia="Times New Roman" w:cs="Times New Roman"/>
                <w:b/>
                <w:bCs/>
                <w:color w:val="000000"/>
              </w:rPr>
              <w:t xml:space="preserve"> </w:t>
            </w:r>
            <w:r w:rsidR="009311FF">
              <w:rPr>
                <w:rFonts w:eastAsia="Times New Roman" w:cs="Times New Roman"/>
                <w:b/>
                <w:bCs/>
                <w:color w:val="000000"/>
              </w:rPr>
              <w:br/>
            </w:r>
            <w:r w:rsidRPr="00E8415E">
              <w:rPr>
                <w:rFonts w:eastAsia="Times New Roman" w:cs="Times New Roman"/>
                <w:b/>
                <w:bCs/>
                <w:color w:val="000000"/>
              </w:rPr>
              <w:t>di chuyển</w:t>
            </w:r>
          </w:p>
        </w:tc>
        <w:tc>
          <w:tcPr>
            <w:tcW w:w="3738" w:type="dxa"/>
            <w:gridSpan w:val="4"/>
            <w:vAlign w:val="center"/>
            <w:hideMark/>
          </w:tcPr>
          <w:p w14:paraId="4FB02E96" w14:textId="77777777" w:rsidR="00185204" w:rsidRPr="00E8415E" w:rsidRDefault="00185204" w:rsidP="009311FF">
            <w:pPr>
              <w:spacing w:line="288" w:lineRule="auto"/>
              <w:jc w:val="center"/>
              <w:rPr>
                <w:rFonts w:eastAsia="Times New Roman" w:cs="Times New Roman"/>
                <w:b/>
                <w:bCs/>
                <w:color w:val="000000"/>
              </w:rPr>
            </w:pPr>
            <w:r w:rsidRPr="00E8415E">
              <w:rPr>
                <w:rFonts w:eastAsia="Times New Roman" w:cs="Times New Roman"/>
                <w:b/>
                <w:bCs/>
                <w:color w:val="000000"/>
              </w:rPr>
              <w:t xml:space="preserve">Số trang trại bị nhiễm </w:t>
            </w:r>
            <w:r w:rsidR="009311FF">
              <w:rPr>
                <w:rFonts w:eastAsia="Times New Roman" w:cs="Times New Roman"/>
                <w:b/>
                <w:bCs/>
                <w:color w:val="000000"/>
              </w:rPr>
              <w:br/>
            </w:r>
            <w:r w:rsidRPr="00E8415E">
              <w:rPr>
                <w:rFonts w:eastAsia="Times New Roman" w:cs="Times New Roman"/>
                <w:b/>
                <w:bCs/>
                <w:color w:val="000000"/>
              </w:rPr>
              <w:t>trung bình</w:t>
            </w:r>
          </w:p>
        </w:tc>
        <w:tc>
          <w:tcPr>
            <w:tcW w:w="3617" w:type="dxa"/>
            <w:vMerge w:val="restart"/>
            <w:vAlign w:val="center"/>
            <w:hideMark/>
          </w:tcPr>
          <w:p w14:paraId="34F80CBB" w14:textId="77777777" w:rsidR="00185204" w:rsidRPr="00E8415E" w:rsidRDefault="00185204" w:rsidP="009311FF">
            <w:pPr>
              <w:spacing w:line="288" w:lineRule="auto"/>
              <w:jc w:val="center"/>
              <w:rPr>
                <w:rFonts w:eastAsia="Times New Roman" w:cs="Times New Roman"/>
                <w:b/>
                <w:bCs/>
                <w:color w:val="000000"/>
              </w:rPr>
            </w:pPr>
            <w:r w:rsidRPr="00E8415E">
              <w:rPr>
                <w:rFonts w:eastAsia="Times New Roman" w:cs="Times New Roman"/>
                <w:b/>
                <w:bCs/>
                <w:color w:val="000000"/>
              </w:rPr>
              <w:t>% thay đổi về số lượng trang trại bị nhiễm trung bình</w:t>
            </w:r>
          </w:p>
        </w:tc>
      </w:tr>
      <w:tr w:rsidR="00185204" w:rsidRPr="00E8415E" w14:paraId="51778931" w14:textId="77777777" w:rsidTr="009311FF">
        <w:trPr>
          <w:trHeight w:val="360"/>
        </w:trPr>
        <w:tc>
          <w:tcPr>
            <w:tcW w:w="1706" w:type="dxa"/>
            <w:vMerge/>
            <w:vAlign w:val="center"/>
            <w:hideMark/>
          </w:tcPr>
          <w:p w14:paraId="336DA71D" w14:textId="77777777" w:rsidR="00185204" w:rsidRPr="00E8415E" w:rsidRDefault="00185204" w:rsidP="009311FF">
            <w:pPr>
              <w:spacing w:line="288" w:lineRule="auto"/>
              <w:jc w:val="center"/>
              <w:rPr>
                <w:rFonts w:eastAsia="Times New Roman" w:cs="Times New Roman"/>
                <w:b/>
                <w:bCs/>
                <w:color w:val="000000"/>
              </w:rPr>
            </w:pPr>
          </w:p>
        </w:tc>
        <w:tc>
          <w:tcPr>
            <w:tcW w:w="1031" w:type="dxa"/>
            <w:vAlign w:val="center"/>
            <w:hideMark/>
          </w:tcPr>
          <w:p w14:paraId="10B0DDC1" w14:textId="77777777" w:rsidR="00185204" w:rsidRPr="00E8415E" w:rsidRDefault="00185204" w:rsidP="009311FF">
            <w:pPr>
              <w:spacing w:line="288" w:lineRule="auto"/>
              <w:jc w:val="center"/>
              <w:rPr>
                <w:rFonts w:eastAsia="Times New Roman" w:cs="Times New Roman"/>
                <w:b/>
                <w:bCs/>
                <w:color w:val="000000"/>
              </w:rPr>
            </w:pPr>
            <w:r w:rsidRPr="00E8415E">
              <w:rPr>
                <w:rFonts w:eastAsia="Times New Roman" w:cs="Times New Roman"/>
                <w:b/>
                <w:bCs/>
                <w:color w:val="000000"/>
              </w:rPr>
              <w:t>Tổng</w:t>
            </w:r>
          </w:p>
        </w:tc>
        <w:tc>
          <w:tcPr>
            <w:tcW w:w="1031" w:type="dxa"/>
            <w:vAlign w:val="center"/>
            <w:hideMark/>
          </w:tcPr>
          <w:p w14:paraId="6C37DCE6" w14:textId="77777777" w:rsidR="00185204" w:rsidRPr="00E8415E" w:rsidRDefault="00185204" w:rsidP="009311FF">
            <w:pPr>
              <w:spacing w:line="288" w:lineRule="auto"/>
              <w:jc w:val="center"/>
              <w:rPr>
                <w:rFonts w:eastAsia="Times New Roman" w:cs="Times New Roman"/>
                <w:b/>
                <w:bCs/>
                <w:color w:val="000000"/>
              </w:rPr>
            </w:pPr>
            <w:r w:rsidRPr="00E8415E">
              <w:rPr>
                <w:rFonts w:eastAsia="Times New Roman" w:cs="Times New Roman"/>
                <w:b/>
                <w:bCs/>
                <w:color w:val="000000"/>
              </w:rPr>
              <w:t>Nhỏ</w:t>
            </w:r>
          </w:p>
        </w:tc>
        <w:tc>
          <w:tcPr>
            <w:tcW w:w="873" w:type="dxa"/>
            <w:vAlign w:val="center"/>
            <w:hideMark/>
          </w:tcPr>
          <w:p w14:paraId="36224EB4" w14:textId="77777777" w:rsidR="00185204" w:rsidRPr="00E8415E" w:rsidRDefault="00185204" w:rsidP="009311FF">
            <w:pPr>
              <w:spacing w:line="288" w:lineRule="auto"/>
              <w:jc w:val="center"/>
              <w:rPr>
                <w:rFonts w:eastAsia="Times New Roman" w:cs="Times New Roman"/>
                <w:b/>
                <w:bCs/>
                <w:color w:val="000000"/>
              </w:rPr>
            </w:pPr>
            <w:r w:rsidRPr="00E8415E">
              <w:rPr>
                <w:rFonts w:eastAsia="Times New Roman" w:cs="Times New Roman"/>
                <w:b/>
                <w:bCs/>
                <w:color w:val="000000"/>
              </w:rPr>
              <w:t>Vừa</w:t>
            </w:r>
          </w:p>
        </w:tc>
        <w:tc>
          <w:tcPr>
            <w:tcW w:w="803" w:type="dxa"/>
            <w:vAlign w:val="center"/>
            <w:hideMark/>
          </w:tcPr>
          <w:p w14:paraId="5D321FA3" w14:textId="77777777" w:rsidR="00185204" w:rsidRPr="00E8415E" w:rsidRDefault="00185204" w:rsidP="009311FF">
            <w:pPr>
              <w:spacing w:line="288" w:lineRule="auto"/>
              <w:jc w:val="center"/>
              <w:rPr>
                <w:rFonts w:eastAsia="Times New Roman" w:cs="Times New Roman"/>
                <w:b/>
                <w:bCs/>
                <w:color w:val="000000"/>
              </w:rPr>
            </w:pPr>
            <w:r w:rsidRPr="00E8415E">
              <w:rPr>
                <w:rFonts w:eastAsia="Times New Roman" w:cs="Times New Roman"/>
                <w:b/>
                <w:bCs/>
                <w:color w:val="000000"/>
              </w:rPr>
              <w:t>Lớn</w:t>
            </w:r>
          </w:p>
        </w:tc>
        <w:tc>
          <w:tcPr>
            <w:tcW w:w="3617" w:type="dxa"/>
            <w:vMerge/>
            <w:vAlign w:val="center"/>
            <w:hideMark/>
          </w:tcPr>
          <w:p w14:paraId="66F49EA8" w14:textId="77777777" w:rsidR="00185204" w:rsidRPr="00E8415E" w:rsidRDefault="00185204" w:rsidP="009311FF">
            <w:pPr>
              <w:spacing w:line="288" w:lineRule="auto"/>
              <w:jc w:val="center"/>
              <w:rPr>
                <w:rFonts w:eastAsia="Times New Roman" w:cs="Times New Roman"/>
                <w:b/>
                <w:bCs/>
                <w:color w:val="000000"/>
              </w:rPr>
            </w:pPr>
          </w:p>
        </w:tc>
      </w:tr>
      <w:tr w:rsidR="00185204" w:rsidRPr="00E8415E" w14:paraId="659DF8F2" w14:textId="77777777" w:rsidTr="009311FF">
        <w:trPr>
          <w:trHeight w:val="360"/>
        </w:trPr>
        <w:tc>
          <w:tcPr>
            <w:tcW w:w="1706" w:type="dxa"/>
            <w:vAlign w:val="center"/>
            <w:hideMark/>
          </w:tcPr>
          <w:p w14:paraId="71D707CC" w14:textId="77777777" w:rsidR="00185204" w:rsidRPr="00E8415E" w:rsidRDefault="00185204" w:rsidP="009311FF">
            <w:pPr>
              <w:spacing w:line="288" w:lineRule="auto"/>
              <w:jc w:val="center"/>
              <w:rPr>
                <w:rFonts w:eastAsia="Times New Roman" w:cs="Times New Roman"/>
                <w:color w:val="000000"/>
              </w:rPr>
            </w:pPr>
            <w:r w:rsidRPr="00E8415E">
              <w:rPr>
                <w:rFonts w:eastAsia="Times New Roman" w:cs="Times New Roman"/>
                <w:color w:val="000000"/>
              </w:rPr>
              <w:t>Cơ sở</w:t>
            </w:r>
          </w:p>
        </w:tc>
        <w:tc>
          <w:tcPr>
            <w:tcW w:w="1031" w:type="dxa"/>
            <w:vAlign w:val="center"/>
            <w:hideMark/>
          </w:tcPr>
          <w:p w14:paraId="615305A2" w14:textId="77777777" w:rsidR="00185204" w:rsidRPr="00E8415E" w:rsidRDefault="00185204" w:rsidP="009311FF">
            <w:pPr>
              <w:spacing w:line="288" w:lineRule="auto"/>
              <w:jc w:val="center"/>
              <w:rPr>
                <w:rFonts w:eastAsia="Times New Roman" w:cs="Times New Roman"/>
                <w:color w:val="000000"/>
              </w:rPr>
            </w:pPr>
            <w:r w:rsidRPr="00E8415E">
              <w:rPr>
                <w:rFonts w:eastAsia="Times New Roman" w:cs="Times New Roman"/>
                <w:color w:val="000000"/>
              </w:rPr>
              <w:t>44645</w:t>
            </w:r>
          </w:p>
        </w:tc>
        <w:tc>
          <w:tcPr>
            <w:tcW w:w="1031" w:type="dxa"/>
            <w:vAlign w:val="center"/>
            <w:hideMark/>
          </w:tcPr>
          <w:p w14:paraId="490C00AD" w14:textId="77777777" w:rsidR="00185204" w:rsidRPr="00E8415E" w:rsidRDefault="00185204" w:rsidP="009311FF">
            <w:pPr>
              <w:spacing w:line="288" w:lineRule="auto"/>
              <w:jc w:val="center"/>
              <w:rPr>
                <w:rFonts w:eastAsia="Times New Roman" w:cs="Times New Roman"/>
                <w:color w:val="000000"/>
              </w:rPr>
            </w:pPr>
            <w:r w:rsidRPr="00E8415E">
              <w:rPr>
                <w:rFonts w:eastAsia="Times New Roman" w:cs="Times New Roman"/>
                <w:color w:val="000000"/>
              </w:rPr>
              <w:t>39444</w:t>
            </w:r>
          </w:p>
        </w:tc>
        <w:tc>
          <w:tcPr>
            <w:tcW w:w="873" w:type="dxa"/>
            <w:vAlign w:val="center"/>
            <w:hideMark/>
          </w:tcPr>
          <w:p w14:paraId="6C82CB1B" w14:textId="77777777" w:rsidR="00185204" w:rsidRPr="00E8415E" w:rsidRDefault="00185204" w:rsidP="009311FF">
            <w:pPr>
              <w:spacing w:line="288" w:lineRule="auto"/>
              <w:jc w:val="center"/>
              <w:rPr>
                <w:rFonts w:eastAsia="Times New Roman" w:cs="Times New Roman"/>
                <w:color w:val="000000"/>
              </w:rPr>
            </w:pPr>
            <w:r w:rsidRPr="00E8415E">
              <w:rPr>
                <w:rFonts w:eastAsia="Times New Roman" w:cs="Times New Roman"/>
                <w:color w:val="000000"/>
              </w:rPr>
              <w:t>5201</w:t>
            </w:r>
          </w:p>
        </w:tc>
        <w:tc>
          <w:tcPr>
            <w:tcW w:w="803" w:type="dxa"/>
            <w:vAlign w:val="center"/>
            <w:hideMark/>
          </w:tcPr>
          <w:p w14:paraId="70B6B7FA" w14:textId="77777777" w:rsidR="00185204" w:rsidRPr="00E8415E" w:rsidRDefault="00185204" w:rsidP="009311FF">
            <w:pPr>
              <w:spacing w:line="288" w:lineRule="auto"/>
              <w:jc w:val="center"/>
              <w:rPr>
                <w:rFonts w:eastAsia="Times New Roman" w:cs="Times New Roman"/>
                <w:color w:val="000000"/>
              </w:rPr>
            </w:pPr>
            <w:r w:rsidRPr="00E8415E">
              <w:rPr>
                <w:rFonts w:eastAsia="Times New Roman" w:cs="Times New Roman"/>
                <w:color w:val="000000"/>
              </w:rPr>
              <w:t>139</w:t>
            </w:r>
          </w:p>
        </w:tc>
        <w:tc>
          <w:tcPr>
            <w:tcW w:w="3617" w:type="dxa"/>
            <w:vAlign w:val="center"/>
            <w:hideMark/>
          </w:tcPr>
          <w:p w14:paraId="2CBCE4B0" w14:textId="77777777" w:rsidR="00185204" w:rsidRPr="00E8415E" w:rsidRDefault="00185204" w:rsidP="009311FF">
            <w:pPr>
              <w:spacing w:line="288" w:lineRule="auto"/>
              <w:jc w:val="center"/>
              <w:rPr>
                <w:rFonts w:eastAsia="Times New Roman" w:cs="Times New Roman"/>
                <w:color w:val="000000"/>
              </w:rPr>
            </w:pPr>
            <w:r w:rsidRPr="00E8415E">
              <w:rPr>
                <w:rFonts w:eastAsia="Times New Roman" w:cs="Times New Roman"/>
                <w:color w:val="000000"/>
              </w:rPr>
              <w:t>NA</w:t>
            </w:r>
          </w:p>
        </w:tc>
      </w:tr>
      <w:tr w:rsidR="00185204" w:rsidRPr="00E8415E" w14:paraId="3C42C67A" w14:textId="77777777" w:rsidTr="009311FF">
        <w:trPr>
          <w:trHeight w:val="360"/>
        </w:trPr>
        <w:tc>
          <w:tcPr>
            <w:tcW w:w="1706" w:type="dxa"/>
            <w:vAlign w:val="center"/>
            <w:hideMark/>
          </w:tcPr>
          <w:p w14:paraId="786440EA" w14:textId="77777777" w:rsidR="00185204" w:rsidRPr="00E8415E" w:rsidRDefault="00185204" w:rsidP="009311FF">
            <w:pPr>
              <w:spacing w:line="288" w:lineRule="auto"/>
              <w:jc w:val="center"/>
              <w:rPr>
                <w:rFonts w:eastAsia="Times New Roman" w:cs="Times New Roman"/>
                <w:color w:val="000000"/>
              </w:rPr>
            </w:pPr>
            <w:r w:rsidRPr="00E8415E">
              <w:rPr>
                <w:rFonts w:eastAsia="Times New Roman" w:cs="Times New Roman"/>
                <w:color w:val="000000"/>
              </w:rPr>
              <w:t>25%</w:t>
            </w:r>
          </w:p>
        </w:tc>
        <w:tc>
          <w:tcPr>
            <w:tcW w:w="1031" w:type="dxa"/>
            <w:vAlign w:val="center"/>
            <w:hideMark/>
          </w:tcPr>
          <w:p w14:paraId="391B4B84" w14:textId="77777777" w:rsidR="00185204" w:rsidRPr="00E8415E" w:rsidRDefault="00185204" w:rsidP="009311FF">
            <w:pPr>
              <w:spacing w:line="288" w:lineRule="auto"/>
              <w:jc w:val="center"/>
              <w:rPr>
                <w:rFonts w:eastAsia="Times New Roman" w:cs="Times New Roman"/>
                <w:color w:val="000000"/>
              </w:rPr>
            </w:pPr>
            <w:r w:rsidRPr="00E8415E">
              <w:rPr>
                <w:rFonts w:eastAsia="Times New Roman" w:cs="Times New Roman"/>
                <w:color w:val="000000"/>
              </w:rPr>
              <w:t>44354</w:t>
            </w:r>
          </w:p>
        </w:tc>
        <w:tc>
          <w:tcPr>
            <w:tcW w:w="1031" w:type="dxa"/>
            <w:vAlign w:val="center"/>
            <w:hideMark/>
          </w:tcPr>
          <w:p w14:paraId="672CE031" w14:textId="77777777" w:rsidR="00185204" w:rsidRPr="00E8415E" w:rsidRDefault="00185204" w:rsidP="009311FF">
            <w:pPr>
              <w:spacing w:line="288" w:lineRule="auto"/>
              <w:jc w:val="center"/>
              <w:rPr>
                <w:rFonts w:eastAsia="Times New Roman" w:cs="Times New Roman"/>
                <w:color w:val="000000"/>
              </w:rPr>
            </w:pPr>
            <w:r w:rsidRPr="00E8415E">
              <w:rPr>
                <w:rFonts w:eastAsia="Times New Roman" w:cs="Times New Roman"/>
                <w:color w:val="000000"/>
              </w:rPr>
              <w:t>38873</w:t>
            </w:r>
          </w:p>
        </w:tc>
        <w:tc>
          <w:tcPr>
            <w:tcW w:w="873" w:type="dxa"/>
            <w:vAlign w:val="center"/>
            <w:hideMark/>
          </w:tcPr>
          <w:p w14:paraId="3FA19E74" w14:textId="77777777" w:rsidR="00185204" w:rsidRPr="00E8415E" w:rsidRDefault="00185204" w:rsidP="009311FF">
            <w:pPr>
              <w:spacing w:line="288" w:lineRule="auto"/>
              <w:jc w:val="center"/>
              <w:rPr>
                <w:rFonts w:eastAsia="Times New Roman" w:cs="Times New Roman"/>
                <w:color w:val="000000"/>
              </w:rPr>
            </w:pPr>
            <w:r w:rsidRPr="00E8415E">
              <w:rPr>
                <w:rFonts w:eastAsia="Times New Roman" w:cs="Times New Roman"/>
                <w:color w:val="000000"/>
              </w:rPr>
              <w:t>5481</w:t>
            </w:r>
          </w:p>
        </w:tc>
        <w:tc>
          <w:tcPr>
            <w:tcW w:w="803" w:type="dxa"/>
            <w:vAlign w:val="center"/>
            <w:hideMark/>
          </w:tcPr>
          <w:p w14:paraId="36489C23" w14:textId="77777777" w:rsidR="00185204" w:rsidRPr="00E8415E" w:rsidRDefault="00185204" w:rsidP="009311FF">
            <w:pPr>
              <w:spacing w:line="288" w:lineRule="auto"/>
              <w:jc w:val="center"/>
              <w:rPr>
                <w:rFonts w:eastAsia="Times New Roman" w:cs="Times New Roman"/>
                <w:color w:val="000000"/>
              </w:rPr>
            </w:pPr>
            <w:r w:rsidRPr="00E8415E">
              <w:rPr>
                <w:rFonts w:eastAsia="Times New Roman" w:cs="Times New Roman"/>
                <w:color w:val="000000"/>
              </w:rPr>
              <w:t>71</w:t>
            </w:r>
          </w:p>
        </w:tc>
        <w:tc>
          <w:tcPr>
            <w:tcW w:w="3617" w:type="dxa"/>
            <w:vAlign w:val="center"/>
            <w:hideMark/>
          </w:tcPr>
          <w:p w14:paraId="1A9AB5F2" w14:textId="77777777" w:rsidR="00185204" w:rsidRPr="00E8415E" w:rsidRDefault="00185204" w:rsidP="009311FF">
            <w:pPr>
              <w:spacing w:line="288" w:lineRule="auto"/>
              <w:jc w:val="center"/>
              <w:rPr>
                <w:rFonts w:eastAsia="Times New Roman" w:cs="Times New Roman"/>
                <w:color w:val="000000"/>
              </w:rPr>
            </w:pPr>
            <w:r w:rsidRPr="00E8415E">
              <w:rPr>
                <w:rFonts w:eastAsia="Times New Roman" w:cs="Times New Roman"/>
                <w:color w:val="000000"/>
              </w:rPr>
              <w:t>0.65</w:t>
            </w:r>
          </w:p>
        </w:tc>
      </w:tr>
      <w:tr w:rsidR="00185204" w:rsidRPr="00E8415E" w14:paraId="37D32727" w14:textId="77777777" w:rsidTr="009311FF">
        <w:trPr>
          <w:trHeight w:val="360"/>
        </w:trPr>
        <w:tc>
          <w:tcPr>
            <w:tcW w:w="1706" w:type="dxa"/>
            <w:vAlign w:val="center"/>
            <w:hideMark/>
          </w:tcPr>
          <w:p w14:paraId="68C50DAF" w14:textId="77777777" w:rsidR="00185204" w:rsidRPr="00E8415E" w:rsidRDefault="00185204" w:rsidP="009311FF">
            <w:pPr>
              <w:spacing w:line="288" w:lineRule="auto"/>
              <w:jc w:val="center"/>
              <w:rPr>
                <w:rFonts w:eastAsia="Times New Roman" w:cs="Times New Roman"/>
                <w:color w:val="000000"/>
              </w:rPr>
            </w:pPr>
            <w:r w:rsidRPr="00E8415E">
              <w:rPr>
                <w:rFonts w:eastAsia="Times New Roman" w:cs="Times New Roman"/>
                <w:color w:val="000000"/>
              </w:rPr>
              <w:t>50%</w:t>
            </w:r>
          </w:p>
        </w:tc>
        <w:tc>
          <w:tcPr>
            <w:tcW w:w="1031" w:type="dxa"/>
            <w:vAlign w:val="center"/>
            <w:hideMark/>
          </w:tcPr>
          <w:p w14:paraId="6AAAEAD5" w14:textId="77777777" w:rsidR="00185204" w:rsidRPr="00E8415E" w:rsidRDefault="00AC5848" w:rsidP="009311FF">
            <w:pPr>
              <w:spacing w:line="288" w:lineRule="auto"/>
              <w:jc w:val="center"/>
              <w:rPr>
                <w:rFonts w:eastAsia="Times New Roman" w:cs="Times New Roman"/>
                <w:color w:val="000000"/>
              </w:rPr>
            </w:pPr>
            <w:r>
              <w:rPr>
                <w:rFonts w:eastAsia="Times New Roman" w:cs="Times New Roman"/>
                <w:color w:val="000000"/>
              </w:rPr>
              <w:t>26655</w:t>
            </w:r>
          </w:p>
        </w:tc>
        <w:tc>
          <w:tcPr>
            <w:tcW w:w="1031" w:type="dxa"/>
            <w:vAlign w:val="center"/>
            <w:hideMark/>
          </w:tcPr>
          <w:p w14:paraId="39FFDBAD" w14:textId="77777777" w:rsidR="00185204" w:rsidRPr="00E8415E" w:rsidRDefault="00AC5848" w:rsidP="009311FF">
            <w:pPr>
              <w:spacing w:line="288" w:lineRule="auto"/>
              <w:jc w:val="center"/>
              <w:rPr>
                <w:rFonts w:eastAsia="Times New Roman" w:cs="Times New Roman"/>
                <w:color w:val="000000"/>
              </w:rPr>
            </w:pPr>
            <w:r>
              <w:rPr>
                <w:rFonts w:eastAsia="Times New Roman" w:cs="Times New Roman"/>
                <w:color w:val="000000"/>
              </w:rPr>
              <w:t>23745</w:t>
            </w:r>
          </w:p>
        </w:tc>
        <w:tc>
          <w:tcPr>
            <w:tcW w:w="873" w:type="dxa"/>
            <w:vAlign w:val="center"/>
            <w:hideMark/>
          </w:tcPr>
          <w:p w14:paraId="279B3DB6" w14:textId="77777777" w:rsidR="00185204" w:rsidRPr="00E8415E" w:rsidRDefault="00AC5848" w:rsidP="009311FF">
            <w:pPr>
              <w:spacing w:line="288" w:lineRule="auto"/>
              <w:jc w:val="center"/>
              <w:rPr>
                <w:rFonts w:eastAsia="Times New Roman" w:cs="Times New Roman"/>
                <w:color w:val="000000"/>
              </w:rPr>
            </w:pPr>
            <w:r>
              <w:rPr>
                <w:rFonts w:eastAsia="Times New Roman" w:cs="Times New Roman"/>
                <w:color w:val="000000"/>
              </w:rPr>
              <w:t>2912</w:t>
            </w:r>
          </w:p>
        </w:tc>
        <w:tc>
          <w:tcPr>
            <w:tcW w:w="803" w:type="dxa"/>
            <w:vAlign w:val="center"/>
            <w:hideMark/>
          </w:tcPr>
          <w:p w14:paraId="099B3BFF" w14:textId="77777777" w:rsidR="00185204" w:rsidRPr="00E8415E" w:rsidRDefault="00AC5848" w:rsidP="009311FF">
            <w:pPr>
              <w:spacing w:line="288" w:lineRule="auto"/>
              <w:jc w:val="center"/>
              <w:rPr>
                <w:rFonts w:eastAsia="Times New Roman" w:cs="Times New Roman"/>
                <w:color w:val="000000"/>
              </w:rPr>
            </w:pPr>
            <w:r>
              <w:rPr>
                <w:rFonts w:eastAsia="Times New Roman" w:cs="Times New Roman"/>
                <w:color w:val="000000"/>
              </w:rPr>
              <w:t>6</w:t>
            </w:r>
          </w:p>
        </w:tc>
        <w:tc>
          <w:tcPr>
            <w:tcW w:w="3617" w:type="dxa"/>
            <w:vAlign w:val="center"/>
            <w:hideMark/>
          </w:tcPr>
          <w:p w14:paraId="2359670D" w14:textId="77777777" w:rsidR="00185204" w:rsidRPr="00E8415E" w:rsidRDefault="00E477CB" w:rsidP="009311FF">
            <w:pPr>
              <w:spacing w:line="288" w:lineRule="auto"/>
              <w:jc w:val="center"/>
              <w:rPr>
                <w:rFonts w:eastAsia="Times New Roman" w:cs="Times New Roman"/>
                <w:color w:val="000000"/>
              </w:rPr>
            </w:pPr>
            <w:r>
              <w:rPr>
                <w:rFonts w:eastAsia="Times New Roman" w:cs="Times New Roman"/>
                <w:color w:val="000000"/>
              </w:rPr>
              <w:t>40.30</w:t>
            </w:r>
          </w:p>
        </w:tc>
      </w:tr>
      <w:tr w:rsidR="00185204" w:rsidRPr="00E8415E" w14:paraId="3E003E0F" w14:textId="77777777" w:rsidTr="009311FF">
        <w:trPr>
          <w:trHeight w:val="360"/>
        </w:trPr>
        <w:tc>
          <w:tcPr>
            <w:tcW w:w="1706" w:type="dxa"/>
            <w:vAlign w:val="center"/>
            <w:hideMark/>
          </w:tcPr>
          <w:p w14:paraId="3A91DD4F" w14:textId="77777777" w:rsidR="00185204" w:rsidRPr="00E8415E" w:rsidRDefault="00185204" w:rsidP="009311FF">
            <w:pPr>
              <w:spacing w:line="288" w:lineRule="auto"/>
              <w:jc w:val="center"/>
              <w:rPr>
                <w:rFonts w:eastAsia="Times New Roman" w:cs="Times New Roman"/>
                <w:color w:val="000000"/>
              </w:rPr>
            </w:pPr>
            <w:r w:rsidRPr="00E8415E">
              <w:rPr>
                <w:rFonts w:eastAsia="Times New Roman" w:cs="Times New Roman"/>
                <w:color w:val="000000"/>
              </w:rPr>
              <w:t>75%</w:t>
            </w:r>
          </w:p>
        </w:tc>
        <w:tc>
          <w:tcPr>
            <w:tcW w:w="1031" w:type="dxa"/>
            <w:vAlign w:val="center"/>
            <w:hideMark/>
          </w:tcPr>
          <w:p w14:paraId="08E3E6E3" w14:textId="77777777" w:rsidR="00185204" w:rsidRPr="00E8415E" w:rsidRDefault="00185204" w:rsidP="009311FF">
            <w:pPr>
              <w:spacing w:line="288" w:lineRule="auto"/>
              <w:jc w:val="center"/>
              <w:rPr>
                <w:rFonts w:eastAsia="Times New Roman" w:cs="Times New Roman"/>
                <w:color w:val="000000"/>
              </w:rPr>
            </w:pPr>
            <w:r w:rsidRPr="00E8415E">
              <w:rPr>
                <w:rFonts w:eastAsia="Times New Roman" w:cs="Times New Roman"/>
                <w:color w:val="000000"/>
              </w:rPr>
              <w:t>621</w:t>
            </w:r>
          </w:p>
        </w:tc>
        <w:tc>
          <w:tcPr>
            <w:tcW w:w="1031" w:type="dxa"/>
            <w:vAlign w:val="center"/>
            <w:hideMark/>
          </w:tcPr>
          <w:p w14:paraId="2A1D3502" w14:textId="77777777" w:rsidR="00185204" w:rsidRPr="00E8415E" w:rsidRDefault="00185204" w:rsidP="009311FF">
            <w:pPr>
              <w:spacing w:line="288" w:lineRule="auto"/>
              <w:jc w:val="center"/>
              <w:rPr>
                <w:rFonts w:eastAsia="Times New Roman" w:cs="Times New Roman"/>
                <w:color w:val="000000"/>
              </w:rPr>
            </w:pPr>
            <w:r w:rsidRPr="00E8415E">
              <w:rPr>
                <w:rFonts w:eastAsia="Times New Roman" w:cs="Times New Roman"/>
                <w:color w:val="000000"/>
              </w:rPr>
              <w:t>570</w:t>
            </w:r>
          </w:p>
        </w:tc>
        <w:tc>
          <w:tcPr>
            <w:tcW w:w="873" w:type="dxa"/>
            <w:vAlign w:val="center"/>
            <w:hideMark/>
          </w:tcPr>
          <w:p w14:paraId="3D875D73" w14:textId="77777777" w:rsidR="00185204" w:rsidRPr="00E8415E" w:rsidRDefault="00185204" w:rsidP="009311FF">
            <w:pPr>
              <w:spacing w:line="288" w:lineRule="auto"/>
              <w:jc w:val="center"/>
              <w:rPr>
                <w:rFonts w:eastAsia="Times New Roman" w:cs="Times New Roman"/>
                <w:color w:val="000000"/>
              </w:rPr>
            </w:pPr>
            <w:r w:rsidRPr="00E8415E">
              <w:rPr>
                <w:rFonts w:eastAsia="Times New Roman" w:cs="Times New Roman"/>
                <w:color w:val="000000"/>
              </w:rPr>
              <w:t>51</w:t>
            </w:r>
          </w:p>
        </w:tc>
        <w:tc>
          <w:tcPr>
            <w:tcW w:w="803" w:type="dxa"/>
            <w:vAlign w:val="center"/>
            <w:hideMark/>
          </w:tcPr>
          <w:p w14:paraId="0D18E8CF" w14:textId="77777777" w:rsidR="00185204" w:rsidRPr="00E8415E" w:rsidRDefault="00185204" w:rsidP="009311FF">
            <w:pPr>
              <w:spacing w:line="288" w:lineRule="auto"/>
              <w:jc w:val="center"/>
              <w:rPr>
                <w:rFonts w:eastAsia="Times New Roman" w:cs="Times New Roman"/>
                <w:color w:val="000000"/>
              </w:rPr>
            </w:pPr>
            <w:r w:rsidRPr="00E8415E">
              <w:rPr>
                <w:rFonts w:eastAsia="Times New Roman" w:cs="Times New Roman"/>
                <w:color w:val="000000"/>
              </w:rPr>
              <w:t>0</w:t>
            </w:r>
          </w:p>
        </w:tc>
        <w:tc>
          <w:tcPr>
            <w:tcW w:w="3617" w:type="dxa"/>
            <w:vAlign w:val="center"/>
            <w:hideMark/>
          </w:tcPr>
          <w:p w14:paraId="0FA8137C" w14:textId="77777777" w:rsidR="00185204" w:rsidRPr="00E8415E" w:rsidRDefault="00185204" w:rsidP="009311FF">
            <w:pPr>
              <w:keepNext/>
              <w:spacing w:line="288" w:lineRule="auto"/>
              <w:jc w:val="center"/>
              <w:rPr>
                <w:rFonts w:eastAsia="Times New Roman" w:cs="Times New Roman"/>
                <w:color w:val="000000"/>
              </w:rPr>
            </w:pPr>
            <w:r w:rsidRPr="00E8415E">
              <w:rPr>
                <w:rFonts w:eastAsia="Times New Roman" w:cs="Times New Roman"/>
                <w:color w:val="000000"/>
              </w:rPr>
              <w:t>98.61</w:t>
            </w:r>
          </w:p>
        </w:tc>
      </w:tr>
    </w:tbl>
    <w:p w14:paraId="2A59A044" w14:textId="77777777" w:rsidR="009933AC" w:rsidRPr="0062135F" w:rsidRDefault="009933AC" w:rsidP="0038083D">
      <w:pPr>
        <w:jc w:val="both"/>
        <w:rPr>
          <w:lang w:val="en-GB"/>
        </w:rPr>
      </w:pPr>
    </w:p>
    <w:p w14:paraId="4B6609DF" w14:textId="77777777" w:rsidR="00E477CB" w:rsidRDefault="00E477CB" w:rsidP="00E477CB">
      <w:pPr>
        <w:keepNext/>
        <w:jc w:val="both"/>
      </w:pPr>
      <w:r>
        <w:rPr>
          <w:noProof/>
        </w:rPr>
        <w:drawing>
          <wp:inline distT="0" distB="0" distL="0" distR="0" wp14:anchorId="4D46F9A0" wp14:editId="36E33B41">
            <wp:extent cx="2815200" cy="1882800"/>
            <wp:effectExtent l="0" t="0" r="4445"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815200" cy="1882800"/>
                    </a:xfrm>
                    <a:prstGeom prst="rect">
                      <a:avLst/>
                    </a:prstGeom>
                  </pic:spPr>
                </pic:pic>
              </a:graphicData>
            </a:graphic>
          </wp:inline>
        </w:drawing>
      </w:r>
      <w:r w:rsidRPr="00E477CB">
        <w:rPr>
          <w:noProof/>
        </w:rPr>
        <w:t xml:space="preserve"> </w:t>
      </w:r>
      <w:r>
        <w:rPr>
          <w:noProof/>
        </w:rPr>
        <w:drawing>
          <wp:inline distT="0" distB="0" distL="0" distR="0" wp14:anchorId="4664F512" wp14:editId="2A1A7FD1">
            <wp:extent cx="2818800" cy="1879200"/>
            <wp:effectExtent l="0" t="0" r="635"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818800" cy="1879200"/>
                    </a:xfrm>
                    <a:prstGeom prst="rect">
                      <a:avLst/>
                    </a:prstGeom>
                  </pic:spPr>
                </pic:pic>
              </a:graphicData>
            </a:graphic>
          </wp:inline>
        </w:drawing>
      </w:r>
    </w:p>
    <w:p w14:paraId="2495A08E" w14:textId="77777777" w:rsidR="0020378F" w:rsidRPr="00E477CB" w:rsidRDefault="00E477CB" w:rsidP="00E477CB">
      <w:pPr>
        <w:pStyle w:val="Caption"/>
        <w:jc w:val="center"/>
        <w:rPr>
          <w:sz w:val="28"/>
          <w:szCs w:val="28"/>
          <w:lang w:val="en-GB"/>
        </w:rPr>
      </w:pPr>
      <w:bookmarkStart w:id="148" w:name="_Toc96691746"/>
      <w:r w:rsidRPr="00E477CB">
        <w:rPr>
          <w:sz w:val="28"/>
          <w:szCs w:val="28"/>
        </w:rPr>
        <w:t xml:space="preserve">Hình </w:t>
      </w:r>
      <w:r>
        <w:rPr>
          <w:sz w:val="28"/>
          <w:szCs w:val="28"/>
        </w:rPr>
        <w:fldChar w:fldCharType="begin"/>
      </w:r>
      <w:r>
        <w:rPr>
          <w:sz w:val="28"/>
          <w:szCs w:val="28"/>
        </w:rPr>
        <w:instrText xml:space="preserve"> STYLEREF 1 \s </w:instrText>
      </w:r>
      <w:r>
        <w:rPr>
          <w:sz w:val="28"/>
          <w:szCs w:val="28"/>
        </w:rPr>
        <w:fldChar w:fldCharType="separate"/>
      </w:r>
      <w:r>
        <w:rPr>
          <w:noProof/>
          <w:sz w:val="28"/>
          <w:szCs w:val="28"/>
        </w:rPr>
        <w:t>4</w:t>
      </w:r>
      <w:r>
        <w:rPr>
          <w:sz w:val="28"/>
          <w:szCs w:val="28"/>
        </w:rPr>
        <w:fldChar w:fldCharType="end"/>
      </w:r>
      <w:r>
        <w:rPr>
          <w:sz w:val="28"/>
          <w:szCs w:val="28"/>
        </w:rPr>
        <w:t>.</w:t>
      </w:r>
      <w:r>
        <w:rPr>
          <w:sz w:val="28"/>
          <w:szCs w:val="28"/>
        </w:rPr>
        <w:fldChar w:fldCharType="begin"/>
      </w:r>
      <w:r>
        <w:rPr>
          <w:sz w:val="28"/>
          <w:szCs w:val="28"/>
        </w:rPr>
        <w:instrText xml:space="preserve"> SEQ Hình \* ARABIC \s 1 </w:instrText>
      </w:r>
      <w:r>
        <w:rPr>
          <w:sz w:val="28"/>
          <w:szCs w:val="28"/>
        </w:rPr>
        <w:fldChar w:fldCharType="separate"/>
      </w:r>
      <w:r>
        <w:rPr>
          <w:noProof/>
          <w:sz w:val="28"/>
          <w:szCs w:val="28"/>
        </w:rPr>
        <w:t>5</w:t>
      </w:r>
      <w:r>
        <w:rPr>
          <w:sz w:val="28"/>
          <w:szCs w:val="28"/>
        </w:rPr>
        <w:fldChar w:fldCharType="end"/>
      </w:r>
      <w:r w:rsidRPr="00E477CB">
        <w:rPr>
          <w:sz w:val="28"/>
          <w:szCs w:val="28"/>
        </w:rPr>
        <w:t>. Kết quả khi hạn chế di chuyển của tất cả các trang trại</w:t>
      </w:r>
      <w:bookmarkEnd w:id="148"/>
    </w:p>
    <w:p w14:paraId="1B3D3AAF" w14:textId="733DDFAF" w:rsidR="0020378F" w:rsidRPr="0020378F" w:rsidRDefault="0020378F" w:rsidP="0038083D">
      <w:pPr>
        <w:ind w:firstLine="567"/>
        <w:jc w:val="both"/>
        <w:rPr>
          <w:lang w:val="en-GB"/>
        </w:rPr>
      </w:pPr>
      <w:r w:rsidRPr="0020378F">
        <w:rPr>
          <w:lang w:val="en-GB"/>
        </w:rPr>
        <w:t>Việc hạn chế sự di chuyển của tất cả các trang trại đạt hiệu quả phòng ngừ</w:t>
      </w:r>
      <w:r>
        <w:rPr>
          <w:lang w:val="en-GB"/>
        </w:rPr>
        <w:t xml:space="preserve">a lây </w:t>
      </w:r>
      <w:r w:rsidRPr="0020378F">
        <w:rPr>
          <w:lang w:val="en-GB"/>
        </w:rPr>
        <w:t>lan dịch bệnh khá nhanh (khi đạt hạn chế lớn hơn 50%)</w:t>
      </w:r>
      <w:r>
        <w:rPr>
          <w:lang w:val="en-GB"/>
        </w:rPr>
        <w:t>. Tuy nhiên, nếu hạn chế di chuyển tất cả các trang trại sẽ có tác động xấu đến kinh tế</w:t>
      </w:r>
      <w:r w:rsidR="009122BD">
        <w:rPr>
          <w:lang w:val="en-GB"/>
        </w:rPr>
        <w:t>.</w:t>
      </w:r>
    </w:p>
    <w:p w14:paraId="17010FE9" w14:textId="77777777" w:rsidR="009933AC" w:rsidRDefault="009933AC" w:rsidP="0038083D">
      <w:pPr>
        <w:pStyle w:val="Heading2"/>
        <w:ind w:left="567"/>
        <w:jc w:val="both"/>
        <w:rPr>
          <w:lang w:val="en-GB"/>
        </w:rPr>
      </w:pPr>
      <w:bookmarkStart w:id="149" w:name="_Toc96691711"/>
      <w:r>
        <w:rPr>
          <w:lang w:val="en-GB"/>
        </w:rPr>
        <w:t>Nâng cao an toàn sinh học cho các trang trại vừa và nhỏ</w:t>
      </w:r>
      <w:bookmarkEnd w:id="149"/>
    </w:p>
    <w:p w14:paraId="1ECC2A4C" w14:textId="77777777" w:rsidR="00DF67E3" w:rsidRDefault="00A54F94" w:rsidP="0038083D">
      <w:pPr>
        <w:ind w:firstLine="567"/>
        <w:jc w:val="both"/>
        <w:rPr>
          <w:lang w:val="en-GB"/>
        </w:rPr>
      </w:pPr>
      <w:r w:rsidRPr="0062135F">
        <w:rPr>
          <w:lang w:val="en-GB"/>
        </w:rPr>
        <w:t xml:space="preserve">Kịch bản nâng cao an toàn sinh học cho các trang trại vừa và nhỏ cho phép đánh giá vai trò của biện pháp nâng cao an toàn sinh học đến tốc độ lây lan ASF. Nâng cao an toàn sinh học cho các trang trại vừa và nhỏ giúp làm giảm xác suất lây truyền của tiếp xúc gián tiếp tới các trang trại này. Bằng cách thay đổi tham </w:t>
      </w:r>
      <w:r w:rsidRPr="0062135F">
        <w:rPr>
          <w:lang w:val="en-GB"/>
        </w:rPr>
        <w:lastRenderedPageBreak/>
        <w:t>số giảm xác suất lây truyền của tiếp xúc gián tiếp (của các trang trại vừa và nhỏ), chúng ta có thể tạo ra các kịch bản khác như giảm xác suất lây truyền của tiếp xúc gián tiếp đi 25/50/75 %. Các kịch bản này sẽ được so sánh, đánh giá với kịch bản cơ sở khi không thay đổi xác suất lây truyền.</w:t>
      </w:r>
    </w:p>
    <w:p w14:paraId="197F787C" w14:textId="77777777" w:rsidR="009656F9" w:rsidRDefault="009656F9" w:rsidP="0038083D">
      <w:pPr>
        <w:pStyle w:val="Caption"/>
        <w:framePr w:hSpace="180" w:wrap="around" w:vAnchor="text" w:hAnchor="page" w:x="1765" w:y="439"/>
        <w:spacing w:line="288" w:lineRule="auto"/>
        <w:jc w:val="both"/>
        <w:rPr>
          <w:sz w:val="28"/>
          <w:szCs w:val="28"/>
        </w:rPr>
      </w:pPr>
      <w:bookmarkStart w:id="150" w:name="_Toc96687471"/>
      <w:bookmarkStart w:id="151" w:name="_Toc96691725"/>
      <w:r w:rsidRPr="00E6643B">
        <w:rPr>
          <w:sz w:val="28"/>
          <w:szCs w:val="28"/>
        </w:rPr>
        <w:t xml:space="preserve">Bảng </w:t>
      </w:r>
      <w:r>
        <w:rPr>
          <w:sz w:val="28"/>
          <w:szCs w:val="28"/>
        </w:rPr>
        <w:fldChar w:fldCharType="begin"/>
      </w:r>
      <w:r>
        <w:rPr>
          <w:sz w:val="28"/>
          <w:szCs w:val="28"/>
        </w:rPr>
        <w:instrText xml:space="preserve"> STYLEREF 1 \s </w:instrText>
      </w:r>
      <w:r>
        <w:rPr>
          <w:sz w:val="28"/>
          <w:szCs w:val="28"/>
        </w:rPr>
        <w:fldChar w:fldCharType="separate"/>
      </w:r>
      <w:r>
        <w:rPr>
          <w:noProof/>
          <w:sz w:val="28"/>
          <w:szCs w:val="28"/>
        </w:rPr>
        <w:t>4</w:t>
      </w:r>
      <w:r>
        <w:rPr>
          <w:sz w:val="28"/>
          <w:szCs w:val="28"/>
        </w:rPr>
        <w:fldChar w:fldCharType="end"/>
      </w:r>
      <w:r>
        <w:rPr>
          <w:sz w:val="28"/>
          <w:szCs w:val="28"/>
        </w:rPr>
        <w:noBreakHyphen/>
      </w:r>
      <w:r>
        <w:rPr>
          <w:sz w:val="28"/>
          <w:szCs w:val="28"/>
        </w:rPr>
        <w:fldChar w:fldCharType="begin"/>
      </w:r>
      <w:r>
        <w:rPr>
          <w:sz w:val="28"/>
          <w:szCs w:val="28"/>
        </w:rPr>
        <w:instrText xml:space="preserve"> SEQ Bảng \* ARABIC \s 1 </w:instrText>
      </w:r>
      <w:r>
        <w:rPr>
          <w:sz w:val="28"/>
          <w:szCs w:val="28"/>
        </w:rPr>
        <w:fldChar w:fldCharType="separate"/>
      </w:r>
      <w:r>
        <w:rPr>
          <w:noProof/>
          <w:sz w:val="28"/>
          <w:szCs w:val="28"/>
        </w:rPr>
        <w:t>4</w:t>
      </w:r>
      <w:r>
        <w:rPr>
          <w:sz w:val="28"/>
          <w:szCs w:val="28"/>
        </w:rPr>
        <w:fldChar w:fldCharType="end"/>
      </w:r>
      <w:r w:rsidRPr="00E6643B">
        <w:rPr>
          <w:sz w:val="28"/>
          <w:szCs w:val="28"/>
        </w:rPr>
        <w:t>: Kết quả khi nâng cao an toàn sinh học cho các trang trại vừa và nhỏ</w:t>
      </w:r>
      <w:bookmarkEnd w:id="150"/>
      <w:bookmarkEnd w:id="151"/>
    </w:p>
    <w:p w14:paraId="4A3DDC7A" w14:textId="77777777" w:rsidR="009656F9" w:rsidRPr="009656F9" w:rsidRDefault="009656F9" w:rsidP="0038083D">
      <w:pPr>
        <w:framePr w:hSpace="180" w:wrap="around" w:vAnchor="text" w:hAnchor="page" w:x="1765" w:y="439"/>
        <w:jc w:val="both"/>
      </w:pPr>
    </w:p>
    <w:p w14:paraId="42400D56" w14:textId="77777777" w:rsidR="009656F9" w:rsidRDefault="009656F9" w:rsidP="008B285A">
      <w:pPr>
        <w:jc w:val="both"/>
        <w:rPr>
          <w:lang w:val="en-GB"/>
        </w:rPr>
      </w:pPr>
    </w:p>
    <w:tbl>
      <w:tblPr>
        <w:tblStyle w:val="TableGrid"/>
        <w:tblpPr w:leftFromText="180" w:rightFromText="180" w:vertAnchor="text" w:horzAnchor="margin" w:tblpY="460"/>
        <w:tblW w:w="5000" w:type="pct"/>
        <w:tblLook w:val="04A0" w:firstRow="1" w:lastRow="0" w:firstColumn="1" w:lastColumn="0" w:noHBand="0" w:noVBand="1"/>
      </w:tblPr>
      <w:tblGrid>
        <w:gridCol w:w="1290"/>
        <w:gridCol w:w="1299"/>
        <w:gridCol w:w="1375"/>
        <w:gridCol w:w="1276"/>
        <w:gridCol w:w="1626"/>
        <w:gridCol w:w="2195"/>
      </w:tblGrid>
      <w:tr w:rsidR="00747B24" w:rsidRPr="00C22415" w14:paraId="6CFE788C" w14:textId="77777777" w:rsidTr="00E477CB">
        <w:trPr>
          <w:trHeight w:val="983"/>
        </w:trPr>
        <w:tc>
          <w:tcPr>
            <w:tcW w:w="1429" w:type="pct"/>
            <w:gridSpan w:val="2"/>
            <w:vAlign w:val="center"/>
            <w:hideMark/>
          </w:tcPr>
          <w:p w14:paraId="2E4C6DFE" w14:textId="77777777" w:rsidR="00747B24" w:rsidRDefault="00747B24" w:rsidP="00747B24">
            <w:pPr>
              <w:jc w:val="center"/>
              <w:rPr>
                <w:rFonts w:eastAsia="Times New Roman" w:cs="Times New Roman"/>
                <w:b/>
                <w:bCs/>
                <w:color w:val="000000"/>
              </w:rPr>
            </w:pPr>
            <w:r w:rsidRPr="00C22415">
              <w:rPr>
                <w:rFonts w:eastAsia="Times New Roman" w:cs="Times New Roman"/>
                <w:b/>
                <w:bCs/>
                <w:color w:val="000000"/>
              </w:rPr>
              <w:t>Tham số</w:t>
            </w:r>
          </w:p>
          <w:p w14:paraId="45246345" w14:textId="77777777" w:rsidR="00747B24" w:rsidRPr="00747B24" w:rsidRDefault="00747B24" w:rsidP="00747B24">
            <w:pPr>
              <w:spacing w:line="288" w:lineRule="auto"/>
              <w:jc w:val="center"/>
              <w:rPr>
                <w:rFonts w:eastAsia="Times New Roman" w:cs="Times New Roman"/>
              </w:rPr>
            </w:pPr>
            <w:r>
              <w:rPr>
                <w:rFonts w:eastAsia="Times New Roman" w:cs="Times New Roman"/>
                <w:b/>
                <w:bCs/>
                <w:color w:val="000000"/>
              </w:rPr>
              <w:t>(Xác suất truyền)</w:t>
            </w:r>
          </w:p>
        </w:tc>
        <w:tc>
          <w:tcPr>
            <w:tcW w:w="1463" w:type="pct"/>
            <w:gridSpan w:val="2"/>
            <w:vAlign w:val="center"/>
            <w:hideMark/>
          </w:tcPr>
          <w:p w14:paraId="2001182C" w14:textId="77777777" w:rsidR="00747B24" w:rsidRPr="00C22415" w:rsidRDefault="00747B24" w:rsidP="00747B24">
            <w:pPr>
              <w:spacing w:line="288" w:lineRule="auto"/>
              <w:jc w:val="center"/>
              <w:rPr>
                <w:rFonts w:eastAsia="Times New Roman" w:cs="Times New Roman"/>
                <w:b/>
                <w:bCs/>
                <w:color w:val="000000"/>
              </w:rPr>
            </w:pPr>
            <w:r w:rsidRPr="00C22415">
              <w:rPr>
                <w:rFonts w:eastAsia="Times New Roman" w:cs="Times New Roman"/>
                <w:b/>
                <w:bCs/>
                <w:color w:val="000000"/>
              </w:rPr>
              <w:t xml:space="preserve">±% thay đổi của các tham số (Xác suất </w:t>
            </w:r>
            <w:r>
              <w:rPr>
                <w:rFonts w:eastAsia="Times New Roman" w:cs="Times New Roman"/>
                <w:b/>
                <w:bCs/>
                <w:color w:val="000000"/>
              </w:rPr>
              <w:t xml:space="preserve">lây </w:t>
            </w:r>
            <w:r w:rsidRPr="00C22415">
              <w:rPr>
                <w:rFonts w:eastAsia="Times New Roman" w:cs="Times New Roman"/>
                <w:b/>
                <w:bCs/>
                <w:color w:val="000000"/>
              </w:rPr>
              <w:t>truyền)</w:t>
            </w:r>
          </w:p>
        </w:tc>
        <w:tc>
          <w:tcPr>
            <w:tcW w:w="897" w:type="pct"/>
            <w:vMerge w:val="restart"/>
            <w:vAlign w:val="center"/>
            <w:hideMark/>
          </w:tcPr>
          <w:p w14:paraId="65091C1C" w14:textId="77777777" w:rsidR="00747B24" w:rsidRPr="00C22415" w:rsidRDefault="00747B24" w:rsidP="00747B24">
            <w:pPr>
              <w:spacing w:line="288" w:lineRule="auto"/>
              <w:jc w:val="center"/>
              <w:rPr>
                <w:rFonts w:eastAsia="Times New Roman" w:cs="Times New Roman"/>
                <w:b/>
                <w:bCs/>
                <w:color w:val="000000"/>
              </w:rPr>
            </w:pPr>
            <w:r w:rsidRPr="00C22415">
              <w:rPr>
                <w:rFonts w:eastAsia="Times New Roman" w:cs="Times New Roman"/>
                <w:b/>
                <w:bCs/>
                <w:color w:val="000000"/>
              </w:rPr>
              <w:t>Trung bình quy mô dịch</w:t>
            </w:r>
          </w:p>
        </w:tc>
        <w:tc>
          <w:tcPr>
            <w:tcW w:w="1211" w:type="pct"/>
            <w:vMerge w:val="restart"/>
            <w:vAlign w:val="center"/>
            <w:hideMark/>
          </w:tcPr>
          <w:p w14:paraId="29884CFE" w14:textId="77777777" w:rsidR="00747B24" w:rsidRPr="00C22415" w:rsidRDefault="00747B24" w:rsidP="00747B24">
            <w:pPr>
              <w:spacing w:line="288" w:lineRule="auto"/>
              <w:jc w:val="center"/>
              <w:rPr>
                <w:rFonts w:eastAsia="Times New Roman" w:cs="Times New Roman"/>
                <w:b/>
                <w:bCs/>
                <w:color w:val="000000"/>
              </w:rPr>
            </w:pPr>
            <w:r w:rsidRPr="00C22415">
              <w:rPr>
                <w:rFonts w:eastAsia="Times New Roman" w:cs="Times New Roman"/>
                <w:b/>
                <w:bCs/>
                <w:color w:val="000000"/>
              </w:rPr>
              <w:t>% thay đổi trong kết quả trung bình so với cơ sở</w:t>
            </w:r>
          </w:p>
        </w:tc>
      </w:tr>
      <w:tr w:rsidR="00747B24" w:rsidRPr="00C22415" w14:paraId="49F24842" w14:textId="77777777" w:rsidTr="00E477CB">
        <w:trPr>
          <w:trHeight w:val="552"/>
        </w:trPr>
        <w:tc>
          <w:tcPr>
            <w:tcW w:w="712" w:type="pct"/>
            <w:vAlign w:val="center"/>
            <w:hideMark/>
          </w:tcPr>
          <w:p w14:paraId="79638F9D" w14:textId="77777777" w:rsidR="00747B24" w:rsidRPr="00C22415" w:rsidRDefault="00747B24" w:rsidP="00747B24">
            <w:pPr>
              <w:spacing w:line="288" w:lineRule="auto"/>
              <w:jc w:val="center"/>
              <w:rPr>
                <w:rFonts w:eastAsia="Times New Roman" w:cs="Times New Roman"/>
                <w:b/>
                <w:bCs/>
                <w:color w:val="000000"/>
              </w:rPr>
            </w:pPr>
            <w:r w:rsidRPr="00C22415">
              <w:rPr>
                <w:rFonts w:eastAsia="Times New Roman" w:cs="Times New Roman"/>
                <w:b/>
                <w:bCs/>
                <w:color w:val="000000"/>
              </w:rPr>
              <w:t>Tiếp xúc trực tiếp</w:t>
            </w:r>
          </w:p>
        </w:tc>
        <w:tc>
          <w:tcPr>
            <w:tcW w:w="717" w:type="pct"/>
            <w:vAlign w:val="center"/>
            <w:hideMark/>
          </w:tcPr>
          <w:p w14:paraId="7B896481" w14:textId="77777777" w:rsidR="00747B24" w:rsidRPr="00C22415" w:rsidRDefault="00747B24" w:rsidP="00747B24">
            <w:pPr>
              <w:spacing w:line="288" w:lineRule="auto"/>
              <w:jc w:val="center"/>
              <w:rPr>
                <w:rFonts w:eastAsia="Times New Roman" w:cs="Times New Roman"/>
                <w:b/>
                <w:bCs/>
                <w:color w:val="000000"/>
              </w:rPr>
            </w:pPr>
            <w:r w:rsidRPr="00C22415">
              <w:rPr>
                <w:rFonts w:eastAsia="Times New Roman" w:cs="Times New Roman"/>
                <w:b/>
                <w:bCs/>
                <w:color w:val="000000"/>
              </w:rPr>
              <w:t>Tiếp xúc gián tiếp</w:t>
            </w:r>
          </w:p>
        </w:tc>
        <w:tc>
          <w:tcPr>
            <w:tcW w:w="759" w:type="pct"/>
            <w:vAlign w:val="center"/>
            <w:hideMark/>
          </w:tcPr>
          <w:p w14:paraId="60E1AD69" w14:textId="77777777" w:rsidR="00747B24" w:rsidRPr="00C22415" w:rsidRDefault="00747B24" w:rsidP="00747B24">
            <w:pPr>
              <w:spacing w:line="288" w:lineRule="auto"/>
              <w:jc w:val="center"/>
              <w:rPr>
                <w:rFonts w:eastAsia="Times New Roman" w:cs="Times New Roman"/>
                <w:b/>
                <w:bCs/>
                <w:color w:val="000000"/>
              </w:rPr>
            </w:pPr>
            <w:r w:rsidRPr="00C22415">
              <w:rPr>
                <w:rFonts w:eastAsia="Times New Roman" w:cs="Times New Roman"/>
                <w:b/>
                <w:bCs/>
                <w:color w:val="000000"/>
              </w:rPr>
              <w:t>Tiếp xúc trực tiếp</w:t>
            </w:r>
          </w:p>
        </w:tc>
        <w:tc>
          <w:tcPr>
            <w:tcW w:w="704" w:type="pct"/>
            <w:vAlign w:val="center"/>
            <w:hideMark/>
          </w:tcPr>
          <w:p w14:paraId="4CC67B6C" w14:textId="77777777" w:rsidR="00747B24" w:rsidRPr="00C22415" w:rsidRDefault="00747B24" w:rsidP="00747B24">
            <w:pPr>
              <w:spacing w:line="288" w:lineRule="auto"/>
              <w:jc w:val="center"/>
              <w:rPr>
                <w:rFonts w:eastAsia="Times New Roman" w:cs="Times New Roman"/>
                <w:b/>
                <w:bCs/>
                <w:color w:val="000000"/>
              </w:rPr>
            </w:pPr>
            <w:r w:rsidRPr="00C22415">
              <w:rPr>
                <w:rFonts w:eastAsia="Times New Roman" w:cs="Times New Roman"/>
                <w:b/>
                <w:bCs/>
                <w:color w:val="000000"/>
              </w:rPr>
              <w:t>Tiếp xúc gián tiếp</w:t>
            </w:r>
          </w:p>
        </w:tc>
        <w:tc>
          <w:tcPr>
            <w:tcW w:w="897" w:type="pct"/>
            <w:vMerge/>
            <w:vAlign w:val="center"/>
            <w:hideMark/>
          </w:tcPr>
          <w:p w14:paraId="7579B5BF" w14:textId="77777777" w:rsidR="00747B24" w:rsidRPr="00C22415" w:rsidRDefault="00747B24" w:rsidP="00747B24">
            <w:pPr>
              <w:spacing w:line="288" w:lineRule="auto"/>
              <w:jc w:val="center"/>
              <w:rPr>
                <w:rFonts w:eastAsia="Times New Roman" w:cs="Times New Roman"/>
                <w:b/>
                <w:bCs/>
                <w:color w:val="000000"/>
              </w:rPr>
            </w:pPr>
          </w:p>
        </w:tc>
        <w:tc>
          <w:tcPr>
            <w:tcW w:w="1211" w:type="pct"/>
            <w:vMerge/>
            <w:vAlign w:val="center"/>
            <w:hideMark/>
          </w:tcPr>
          <w:p w14:paraId="593E6695" w14:textId="77777777" w:rsidR="00747B24" w:rsidRPr="00C22415" w:rsidRDefault="00747B24" w:rsidP="00747B24">
            <w:pPr>
              <w:spacing w:line="288" w:lineRule="auto"/>
              <w:jc w:val="center"/>
              <w:rPr>
                <w:rFonts w:eastAsia="Times New Roman" w:cs="Times New Roman"/>
                <w:b/>
                <w:bCs/>
                <w:color w:val="000000"/>
              </w:rPr>
            </w:pPr>
          </w:p>
        </w:tc>
      </w:tr>
      <w:tr w:rsidR="00747B24" w:rsidRPr="00C22415" w14:paraId="7F488FB5" w14:textId="77777777" w:rsidTr="00E477CB">
        <w:trPr>
          <w:trHeight w:val="276"/>
        </w:trPr>
        <w:tc>
          <w:tcPr>
            <w:tcW w:w="712" w:type="pct"/>
            <w:vAlign w:val="center"/>
            <w:hideMark/>
          </w:tcPr>
          <w:p w14:paraId="6ECAD58E" w14:textId="77777777" w:rsidR="00747B24" w:rsidRPr="00C22415" w:rsidRDefault="00747B24" w:rsidP="00747B24">
            <w:pPr>
              <w:spacing w:line="288" w:lineRule="auto"/>
              <w:jc w:val="center"/>
              <w:rPr>
                <w:rFonts w:eastAsia="Times New Roman" w:cs="Times New Roman"/>
                <w:color w:val="000000"/>
              </w:rPr>
            </w:pPr>
            <w:r w:rsidRPr="00C22415">
              <w:rPr>
                <w:rFonts w:eastAsia="Times New Roman" w:cs="Times New Roman"/>
                <w:color w:val="000000"/>
              </w:rPr>
              <w:t>0.6</w:t>
            </w:r>
          </w:p>
        </w:tc>
        <w:tc>
          <w:tcPr>
            <w:tcW w:w="717" w:type="pct"/>
            <w:vAlign w:val="center"/>
            <w:hideMark/>
          </w:tcPr>
          <w:p w14:paraId="766F90A9" w14:textId="77777777" w:rsidR="00747B24" w:rsidRPr="00C22415" w:rsidRDefault="00747B24" w:rsidP="00747B24">
            <w:pPr>
              <w:spacing w:line="288" w:lineRule="auto"/>
              <w:jc w:val="center"/>
              <w:rPr>
                <w:rFonts w:eastAsia="Times New Roman" w:cs="Times New Roman"/>
                <w:color w:val="000000"/>
              </w:rPr>
            </w:pPr>
            <w:r w:rsidRPr="00C22415">
              <w:rPr>
                <w:rFonts w:eastAsia="Times New Roman" w:cs="Times New Roman"/>
                <w:color w:val="000000"/>
              </w:rPr>
              <w:t>0.6</w:t>
            </w:r>
          </w:p>
        </w:tc>
        <w:tc>
          <w:tcPr>
            <w:tcW w:w="759" w:type="pct"/>
            <w:vAlign w:val="center"/>
            <w:hideMark/>
          </w:tcPr>
          <w:p w14:paraId="310D88C6" w14:textId="77777777" w:rsidR="00747B24" w:rsidRPr="00C22415" w:rsidRDefault="00747B24" w:rsidP="00747B24">
            <w:pPr>
              <w:spacing w:line="288" w:lineRule="auto"/>
              <w:jc w:val="center"/>
              <w:rPr>
                <w:rFonts w:eastAsia="Times New Roman" w:cs="Times New Roman"/>
                <w:color w:val="000000"/>
              </w:rPr>
            </w:pPr>
            <w:r w:rsidRPr="00C22415">
              <w:rPr>
                <w:rFonts w:eastAsia="Times New Roman" w:cs="Times New Roman"/>
                <w:color w:val="000000"/>
              </w:rPr>
              <w:t>N/A</w:t>
            </w:r>
          </w:p>
        </w:tc>
        <w:tc>
          <w:tcPr>
            <w:tcW w:w="704" w:type="pct"/>
            <w:vAlign w:val="center"/>
            <w:hideMark/>
          </w:tcPr>
          <w:p w14:paraId="6F44E4A0" w14:textId="77777777" w:rsidR="00747B24" w:rsidRPr="00C22415" w:rsidRDefault="00747B24" w:rsidP="00747B24">
            <w:pPr>
              <w:spacing w:line="288" w:lineRule="auto"/>
              <w:jc w:val="center"/>
              <w:rPr>
                <w:rFonts w:eastAsia="Times New Roman" w:cs="Times New Roman"/>
                <w:color w:val="000000"/>
              </w:rPr>
            </w:pPr>
            <w:r w:rsidRPr="00C22415">
              <w:rPr>
                <w:rFonts w:eastAsia="Times New Roman" w:cs="Times New Roman"/>
                <w:color w:val="000000"/>
              </w:rPr>
              <w:t>N/A</w:t>
            </w:r>
          </w:p>
        </w:tc>
        <w:tc>
          <w:tcPr>
            <w:tcW w:w="897" w:type="pct"/>
            <w:vAlign w:val="center"/>
            <w:hideMark/>
          </w:tcPr>
          <w:p w14:paraId="4103C004" w14:textId="77777777" w:rsidR="00747B24" w:rsidRPr="00C22415" w:rsidRDefault="00747B24" w:rsidP="00747B24">
            <w:pPr>
              <w:spacing w:line="288" w:lineRule="auto"/>
              <w:jc w:val="center"/>
              <w:rPr>
                <w:rFonts w:eastAsia="Times New Roman" w:cs="Times New Roman"/>
                <w:color w:val="000000"/>
              </w:rPr>
            </w:pPr>
            <w:r w:rsidRPr="00C22415">
              <w:rPr>
                <w:rFonts w:eastAsia="Times New Roman" w:cs="Times New Roman"/>
                <w:color w:val="000000"/>
              </w:rPr>
              <w:t>44645</w:t>
            </w:r>
          </w:p>
        </w:tc>
        <w:tc>
          <w:tcPr>
            <w:tcW w:w="1211" w:type="pct"/>
            <w:vAlign w:val="center"/>
            <w:hideMark/>
          </w:tcPr>
          <w:p w14:paraId="47EA36E3" w14:textId="77777777" w:rsidR="00747B24" w:rsidRPr="00C22415" w:rsidRDefault="00747B24" w:rsidP="00747B24">
            <w:pPr>
              <w:spacing w:line="288" w:lineRule="auto"/>
              <w:jc w:val="center"/>
              <w:rPr>
                <w:rFonts w:eastAsia="Times New Roman" w:cs="Times New Roman"/>
                <w:color w:val="000000"/>
              </w:rPr>
            </w:pPr>
            <w:r w:rsidRPr="00C22415">
              <w:rPr>
                <w:rFonts w:eastAsia="Times New Roman" w:cs="Times New Roman"/>
                <w:color w:val="000000"/>
              </w:rPr>
              <w:t>NA</w:t>
            </w:r>
          </w:p>
        </w:tc>
      </w:tr>
      <w:tr w:rsidR="00747B24" w:rsidRPr="00C22415" w14:paraId="0780A7E0" w14:textId="77777777" w:rsidTr="00E477CB">
        <w:trPr>
          <w:trHeight w:val="276"/>
        </w:trPr>
        <w:tc>
          <w:tcPr>
            <w:tcW w:w="712" w:type="pct"/>
            <w:vAlign w:val="center"/>
            <w:hideMark/>
          </w:tcPr>
          <w:p w14:paraId="1DBE0C84" w14:textId="77777777" w:rsidR="00747B24" w:rsidRPr="00C22415" w:rsidRDefault="00747B24" w:rsidP="00747B24">
            <w:pPr>
              <w:spacing w:line="288" w:lineRule="auto"/>
              <w:jc w:val="center"/>
              <w:rPr>
                <w:rFonts w:eastAsia="Times New Roman" w:cs="Times New Roman"/>
                <w:color w:val="000000"/>
              </w:rPr>
            </w:pPr>
            <w:r w:rsidRPr="00C22415">
              <w:rPr>
                <w:rFonts w:eastAsia="Times New Roman" w:cs="Times New Roman"/>
                <w:color w:val="000000"/>
              </w:rPr>
              <w:t>0.6</w:t>
            </w:r>
          </w:p>
        </w:tc>
        <w:tc>
          <w:tcPr>
            <w:tcW w:w="717" w:type="pct"/>
            <w:vAlign w:val="center"/>
            <w:hideMark/>
          </w:tcPr>
          <w:p w14:paraId="1EF2DDE0" w14:textId="77777777" w:rsidR="00747B24" w:rsidRPr="00C22415" w:rsidRDefault="00747B24" w:rsidP="00747B24">
            <w:pPr>
              <w:spacing w:line="288" w:lineRule="auto"/>
              <w:jc w:val="center"/>
              <w:rPr>
                <w:rFonts w:eastAsia="Times New Roman" w:cs="Times New Roman"/>
                <w:color w:val="000000"/>
              </w:rPr>
            </w:pPr>
            <w:r w:rsidRPr="00C22415">
              <w:rPr>
                <w:rFonts w:eastAsia="Times New Roman" w:cs="Times New Roman"/>
                <w:color w:val="000000"/>
              </w:rPr>
              <w:t>0.45</w:t>
            </w:r>
          </w:p>
        </w:tc>
        <w:tc>
          <w:tcPr>
            <w:tcW w:w="759" w:type="pct"/>
            <w:vAlign w:val="center"/>
            <w:hideMark/>
          </w:tcPr>
          <w:p w14:paraId="66369D82" w14:textId="77777777" w:rsidR="00747B24" w:rsidRPr="00C22415" w:rsidRDefault="00747B24" w:rsidP="00747B24">
            <w:pPr>
              <w:spacing w:line="288" w:lineRule="auto"/>
              <w:jc w:val="center"/>
              <w:rPr>
                <w:rFonts w:eastAsia="Times New Roman" w:cs="Times New Roman"/>
                <w:color w:val="000000"/>
              </w:rPr>
            </w:pPr>
            <w:r w:rsidRPr="00C22415">
              <w:rPr>
                <w:rFonts w:eastAsia="Times New Roman" w:cs="Times New Roman"/>
                <w:color w:val="000000"/>
              </w:rPr>
              <w:t>N/A</w:t>
            </w:r>
          </w:p>
        </w:tc>
        <w:tc>
          <w:tcPr>
            <w:tcW w:w="704" w:type="pct"/>
            <w:vAlign w:val="center"/>
            <w:hideMark/>
          </w:tcPr>
          <w:p w14:paraId="58457AD6" w14:textId="77777777" w:rsidR="00747B24" w:rsidRPr="00C22415" w:rsidRDefault="00747B24" w:rsidP="00747B24">
            <w:pPr>
              <w:spacing w:line="288" w:lineRule="auto"/>
              <w:jc w:val="center"/>
              <w:rPr>
                <w:rFonts w:eastAsia="Times New Roman" w:cs="Times New Roman"/>
                <w:color w:val="000000"/>
              </w:rPr>
            </w:pPr>
            <w:r w:rsidRPr="00C22415">
              <w:rPr>
                <w:rFonts w:eastAsia="Times New Roman" w:cs="Times New Roman"/>
                <w:color w:val="000000"/>
              </w:rPr>
              <w:t>−25%</w:t>
            </w:r>
          </w:p>
        </w:tc>
        <w:tc>
          <w:tcPr>
            <w:tcW w:w="897" w:type="pct"/>
            <w:vAlign w:val="center"/>
            <w:hideMark/>
          </w:tcPr>
          <w:p w14:paraId="7C86522F" w14:textId="77777777" w:rsidR="00747B24" w:rsidRPr="00C22415" w:rsidRDefault="00747B24" w:rsidP="00747B24">
            <w:pPr>
              <w:spacing w:line="288" w:lineRule="auto"/>
              <w:jc w:val="center"/>
              <w:rPr>
                <w:rFonts w:eastAsia="Times New Roman" w:cs="Times New Roman"/>
                <w:color w:val="000000"/>
              </w:rPr>
            </w:pPr>
            <w:r w:rsidRPr="00C22415">
              <w:rPr>
                <w:rFonts w:eastAsia="Times New Roman" w:cs="Times New Roman"/>
                <w:color w:val="000000"/>
              </w:rPr>
              <w:t>44605</w:t>
            </w:r>
          </w:p>
        </w:tc>
        <w:tc>
          <w:tcPr>
            <w:tcW w:w="1211" w:type="pct"/>
            <w:vAlign w:val="center"/>
            <w:hideMark/>
          </w:tcPr>
          <w:p w14:paraId="480BCB3C" w14:textId="77777777" w:rsidR="00747B24" w:rsidRPr="00C22415" w:rsidRDefault="00747B24" w:rsidP="00747B24">
            <w:pPr>
              <w:spacing w:line="288" w:lineRule="auto"/>
              <w:jc w:val="center"/>
              <w:rPr>
                <w:rFonts w:eastAsia="Times New Roman" w:cs="Times New Roman"/>
                <w:color w:val="000000"/>
              </w:rPr>
            </w:pPr>
            <w:r w:rsidRPr="00C22415">
              <w:rPr>
                <w:rFonts w:eastAsia="Times New Roman" w:cs="Times New Roman"/>
                <w:color w:val="000000"/>
              </w:rPr>
              <w:t>0.09</w:t>
            </w:r>
          </w:p>
        </w:tc>
      </w:tr>
      <w:tr w:rsidR="00747B24" w:rsidRPr="00C22415" w14:paraId="092F0977" w14:textId="77777777" w:rsidTr="00E477CB">
        <w:trPr>
          <w:trHeight w:val="276"/>
        </w:trPr>
        <w:tc>
          <w:tcPr>
            <w:tcW w:w="712" w:type="pct"/>
            <w:vAlign w:val="center"/>
            <w:hideMark/>
          </w:tcPr>
          <w:p w14:paraId="6DB4DF24" w14:textId="77777777" w:rsidR="00747B24" w:rsidRPr="00C22415" w:rsidRDefault="00747B24" w:rsidP="00747B24">
            <w:pPr>
              <w:spacing w:line="288" w:lineRule="auto"/>
              <w:jc w:val="center"/>
              <w:rPr>
                <w:rFonts w:eastAsia="Times New Roman" w:cs="Times New Roman"/>
                <w:color w:val="000000"/>
              </w:rPr>
            </w:pPr>
            <w:r w:rsidRPr="00C22415">
              <w:rPr>
                <w:rFonts w:eastAsia="Times New Roman" w:cs="Times New Roman"/>
                <w:color w:val="000000"/>
              </w:rPr>
              <w:t>0.6</w:t>
            </w:r>
          </w:p>
        </w:tc>
        <w:tc>
          <w:tcPr>
            <w:tcW w:w="717" w:type="pct"/>
            <w:vAlign w:val="center"/>
            <w:hideMark/>
          </w:tcPr>
          <w:p w14:paraId="4EE14CB5" w14:textId="77777777" w:rsidR="00747B24" w:rsidRPr="00C22415" w:rsidRDefault="00747B24" w:rsidP="00747B24">
            <w:pPr>
              <w:spacing w:line="288" w:lineRule="auto"/>
              <w:jc w:val="center"/>
              <w:rPr>
                <w:rFonts w:eastAsia="Times New Roman" w:cs="Times New Roman"/>
                <w:color w:val="000000"/>
              </w:rPr>
            </w:pPr>
            <w:r w:rsidRPr="00C22415">
              <w:rPr>
                <w:rFonts w:eastAsia="Times New Roman" w:cs="Times New Roman"/>
                <w:color w:val="000000"/>
              </w:rPr>
              <w:t>0.3</w:t>
            </w:r>
          </w:p>
        </w:tc>
        <w:tc>
          <w:tcPr>
            <w:tcW w:w="759" w:type="pct"/>
            <w:vAlign w:val="center"/>
            <w:hideMark/>
          </w:tcPr>
          <w:p w14:paraId="3448937F" w14:textId="77777777" w:rsidR="00747B24" w:rsidRPr="00C22415" w:rsidRDefault="00747B24" w:rsidP="00747B24">
            <w:pPr>
              <w:spacing w:line="288" w:lineRule="auto"/>
              <w:jc w:val="center"/>
              <w:rPr>
                <w:rFonts w:eastAsia="Times New Roman" w:cs="Times New Roman"/>
                <w:color w:val="000000"/>
              </w:rPr>
            </w:pPr>
            <w:r w:rsidRPr="00C22415">
              <w:rPr>
                <w:rFonts w:eastAsia="Times New Roman" w:cs="Times New Roman"/>
                <w:color w:val="000000"/>
              </w:rPr>
              <w:t>N/A</w:t>
            </w:r>
          </w:p>
        </w:tc>
        <w:tc>
          <w:tcPr>
            <w:tcW w:w="704" w:type="pct"/>
            <w:vAlign w:val="center"/>
            <w:hideMark/>
          </w:tcPr>
          <w:p w14:paraId="5F4F3D83" w14:textId="77777777" w:rsidR="00747B24" w:rsidRPr="00C22415" w:rsidRDefault="00747B24" w:rsidP="00747B24">
            <w:pPr>
              <w:spacing w:line="288" w:lineRule="auto"/>
              <w:jc w:val="center"/>
              <w:rPr>
                <w:rFonts w:eastAsia="Times New Roman" w:cs="Times New Roman"/>
                <w:color w:val="000000"/>
              </w:rPr>
            </w:pPr>
            <w:r w:rsidRPr="00C22415">
              <w:rPr>
                <w:rFonts w:eastAsia="Times New Roman" w:cs="Times New Roman"/>
                <w:color w:val="000000"/>
              </w:rPr>
              <w:t>−50%</w:t>
            </w:r>
          </w:p>
        </w:tc>
        <w:tc>
          <w:tcPr>
            <w:tcW w:w="897" w:type="pct"/>
            <w:vAlign w:val="center"/>
            <w:hideMark/>
          </w:tcPr>
          <w:p w14:paraId="7DF7A447" w14:textId="77777777" w:rsidR="00747B24" w:rsidRPr="00C22415" w:rsidRDefault="00E477CB" w:rsidP="00747B24">
            <w:pPr>
              <w:spacing w:line="288" w:lineRule="auto"/>
              <w:jc w:val="center"/>
              <w:rPr>
                <w:rFonts w:eastAsia="Times New Roman" w:cs="Times New Roman"/>
                <w:color w:val="000000"/>
              </w:rPr>
            </w:pPr>
            <w:r>
              <w:rPr>
                <w:rFonts w:eastAsia="Times New Roman" w:cs="Times New Roman"/>
                <w:color w:val="000000"/>
              </w:rPr>
              <w:t>34105</w:t>
            </w:r>
          </w:p>
        </w:tc>
        <w:tc>
          <w:tcPr>
            <w:tcW w:w="1211" w:type="pct"/>
            <w:vAlign w:val="center"/>
            <w:hideMark/>
          </w:tcPr>
          <w:p w14:paraId="206621E5" w14:textId="77777777" w:rsidR="00747B24" w:rsidRPr="00C22415" w:rsidRDefault="00E477CB" w:rsidP="00747B24">
            <w:pPr>
              <w:spacing w:line="288" w:lineRule="auto"/>
              <w:jc w:val="center"/>
              <w:rPr>
                <w:rFonts w:eastAsia="Times New Roman" w:cs="Times New Roman"/>
                <w:color w:val="000000"/>
              </w:rPr>
            </w:pPr>
            <w:r>
              <w:rPr>
                <w:rFonts w:eastAsia="Times New Roman" w:cs="Times New Roman"/>
                <w:color w:val="000000"/>
              </w:rPr>
              <w:t>23.61</w:t>
            </w:r>
          </w:p>
        </w:tc>
      </w:tr>
      <w:tr w:rsidR="00747B24" w:rsidRPr="00C22415" w14:paraId="59CE2CCE" w14:textId="77777777" w:rsidTr="00E477CB">
        <w:trPr>
          <w:trHeight w:val="276"/>
        </w:trPr>
        <w:tc>
          <w:tcPr>
            <w:tcW w:w="712" w:type="pct"/>
            <w:vAlign w:val="center"/>
            <w:hideMark/>
          </w:tcPr>
          <w:p w14:paraId="6C8AC157" w14:textId="77777777" w:rsidR="00747B24" w:rsidRPr="00C22415" w:rsidRDefault="00747B24" w:rsidP="00747B24">
            <w:pPr>
              <w:spacing w:line="288" w:lineRule="auto"/>
              <w:jc w:val="center"/>
              <w:rPr>
                <w:rFonts w:eastAsia="Times New Roman" w:cs="Times New Roman"/>
                <w:color w:val="000000"/>
              </w:rPr>
            </w:pPr>
            <w:r w:rsidRPr="00C22415">
              <w:rPr>
                <w:rFonts w:eastAsia="Times New Roman" w:cs="Times New Roman"/>
                <w:color w:val="000000"/>
              </w:rPr>
              <w:t>0.6</w:t>
            </w:r>
          </w:p>
        </w:tc>
        <w:tc>
          <w:tcPr>
            <w:tcW w:w="717" w:type="pct"/>
            <w:vAlign w:val="center"/>
            <w:hideMark/>
          </w:tcPr>
          <w:p w14:paraId="22281FC4" w14:textId="77777777" w:rsidR="00747B24" w:rsidRPr="00C22415" w:rsidRDefault="00747B24" w:rsidP="00747B24">
            <w:pPr>
              <w:spacing w:line="288" w:lineRule="auto"/>
              <w:jc w:val="center"/>
              <w:rPr>
                <w:rFonts w:eastAsia="Times New Roman" w:cs="Times New Roman"/>
                <w:color w:val="000000"/>
              </w:rPr>
            </w:pPr>
            <w:r w:rsidRPr="00C22415">
              <w:rPr>
                <w:rFonts w:eastAsia="Times New Roman" w:cs="Times New Roman"/>
                <w:color w:val="000000"/>
              </w:rPr>
              <w:t>0.15</w:t>
            </w:r>
          </w:p>
        </w:tc>
        <w:tc>
          <w:tcPr>
            <w:tcW w:w="759" w:type="pct"/>
            <w:vAlign w:val="center"/>
            <w:hideMark/>
          </w:tcPr>
          <w:p w14:paraId="78577119" w14:textId="77777777" w:rsidR="00747B24" w:rsidRPr="00C22415" w:rsidRDefault="00747B24" w:rsidP="00747B24">
            <w:pPr>
              <w:spacing w:line="288" w:lineRule="auto"/>
              <w:jc w:val="center"/>
              <w:rPr>
                <w:rFonts w:eastAsia="Times New Roman" w:cs="Times New Roman"/>
                <w:color w:val="000000"/>
              </w:rPr>
            </w:pPr>
            <w:r w:rsidRPr="00C22415">
              <w:rPr>
                <w:rFonts w:eastAsia="Times New Roman" w:cs="Times New Roman"/>
                <w:color w:val="000000"/>
              </w:rPr>
              <w:t>N/A</w:t>
            </w:r>
          </w:p>
        </w:tc>
        <w:tc>
          <w:tcPr>
            <w:tcW w:w="704" w:type="pct"/>
            <w:vAlign w:val="center"/>
            <w:hideMark/>
          </w:tcPr>
          <w:p w14:paraId="4D9AD68D" w14:textId="77777777" w:rsidR="00747B24" w:rsidRPr="00C22415" w:rsidRDefault="00747B24" w:rsidP="00747B24">
            <w:pPr>
              <w:spacing w:line="288" w:lineRule="auto"/>
              <w:jc w:val="center"/>
              <w:rPr>
                <w:rFonts w:eastAsia="Times New Roman" w:cs="Times New Roman"/>
                <w:color w:val="000000"/>
              </w:rPr>
            </w:pPr>
            <w:r w:rsidRPr="00C22415">
              <w:rPr>
                <w:rFonts w:eastAsia="Times New Roman" w:cs="Times New Roman"/>
                <w:color w:val="000000"/>
              </w:rPr>
              <w:t>−75%</w:t>
            </w:r>
          </w:p>
        </w:tc>
        <w:tc>
          <w:tcPr>
            <w:tcW w:w="897" w:type="pct"/>
            <w:vAlign w:val="center"/>
            <w:hideMark/>
          </w:tcPr>
          <w:p w14:paraId="4825AC79" w14:textId="77777777" w:rsidR="00747B24" w:rsidRPr="00C22415" w:rsidRDefault="00747B24" w:rsidP="00747B24">
            <w:pPr>
              <w:spacing w:line="288" w:lineRule="auto"/>
              <w:jc w:val="center"/>
              <w:rPr>
                <w:rFonts w:eastAsia="Times New Roman" w:cs="Times New Roman"/>
                <w:color w:val="000000"/>
              </w:rPr>
            </w:pPr>
            <w:r w:rsidRPr="00C22415">
              <w:rPr>
                <w:rFonts w:eastAsia="Times New Roman" w:cs="Times New Roman"/>
                <w:color w:val="000000"/>
              </w:rPr>
              <w:t>24646</w:t>
            </w:r>
          </w:p>
        </w:tc>
        <w:tc>
          <w:tcPr>
            <w:tcW w:w="1211" w:type="pct"/>
            <w:vAlign w:val="center"/>
            <w:hideMark/>
          </w:tcPr>
          <w:p w14:paraId="68568235" w14:textId="77777777" w:rsidR="00747B24" w:rsidRPr="00C22415" w:rsidRDefault="00747B24" w:rsidP="00747B24">
            <w:pPr>
              <w:keepNext/>
              <w:spacing w:line="288" w:lineRule="auto"/>
              <w:jc w:val="center"/>
              <w:rPr>
                <w:rFonts w:eastAsia="Times New Roman" w:cs="Times New Roman"/>
                <w:color w:val="000000"/>
              </w:rPr>
            </w:pPr>
            <w:r w:rsidRPr="00C22415">
              <w:rPr>
                <w:rFonts w:eastAsia="Times New Roman" w:cs="Times New Roman"/>
                <w:color w:val="000000"/>
              </w:rPr>
              <w:t>44.80</w:t>
            </w:r>
          </w:p>
        </w:tc>
      </w:tr>
    </w:tbl>
    <w:p w14:paraId="5599B6D9" w14:textId="77777777" w:rsidR="00E477CB" w:rsidRDefault="00E477CB" w:rsidP="00E477CB">
      <w:pPr>
        <w:keepNext/>
        <w:jc w:val="both"/>
      </w:pPr>
      <w:r>
        <w:rPr>
          <w:noProof/>
        </w:rPr>
        <w:drawing>
          <wp:inline distT="0" distB="0" distL="0" distR="0" wp14:anchorId="55A64B51" wp14:editId="67A44CD2">
            <wp:extent cx="2818800" cy="1861200"/>
            <wp:effectExtent l="0" t="0" r="635"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818800" cy="1861200"/>
                    </a:xfrm>
                    <a:prstGeom prst="rect">
                      <a:avLst/>
                    </a:prstGeom>
                  </pic:spPr>
                </pic:pic>
              </a:graphicData>
            </a:graphic>
          </wp:inline>
        </w:drawing>
      </w:r>
      <w:r w:rsidRPr="00E477CB">
        <w:rPr>
          <w:noProof/>
        </w:rPr>
        <w:t xml:space="preserve"> </w:t>
      </w:r>
      <w:r>
        <w:rPr>
          <w:noProof/>
        </w:rPr>
        <w:drawing>
          <wp:inline distT="0" distB="0" distL="0" distR="0" wp14:anchorId="252411CC" wp14:editId="73CB7C19">
            <wp:extent cx="2880000" cy="18936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880000" cy="1893600"/>
                    </a:xfrm>
                    <a:prstGeom prst="rect">
                      <a:avLst/>
                    </a:prstGeom>
                  </pic:spPr>
                </pic:pic>
              </a:graphicData>
            </a:graphic>
          </wp:inline>
        </w:drawing>
      </w:r>
    </w:p>
    <w:p w14:paraId="05087EC6" w14:textId="77777777" w:rsidR="00E477CB" w:rsidRPr="00E477CB" w:rsidRDefault="00E477CB" w:rsidP="00E477CB">
      <w:pPr>
        <w:pStyle w:val="Caption"/>
        <w:jc w:val="center"/>
        <w:rPr>
          <w:sz w:val="28"/>
          <w:szCs w:val="28"/>
          <w:lang w:val="en-GB"/>
        </w:rPr>
      </w:pPr>
      <w:bookmarkStart w:id="152" w:name="_Toc96691747"/>
      <w:r w:rsidRPr="00E477CB">
        <w:rPr>
          <w:sz w:val="28"/>
          <w:szCs w:val="28"/>
        </w:rPr>
        <w:t xml:space="preserve">Hình </w:t>
      </w:r>
      <w:r w:rsidRPr="00E477CB">
        <w:rPr>
          <w:sz w:val="28"/>
          <w:szCs w:val="28"/>
        </w:rPr>
        <w:fldChar w:fldCharType="begin"/>
      </w:r>
      <w:r w:rsidRPr="00E477CB">
        <w:rPr>
          <w:sz w:val="28"/>
          <w:szCs w:val="28"/>
        </w:rPr>
        <w:instrText xml:space="preserve"> STYLEREF 1 \s </w:instrText>
      </w:r>
      <w:r w:rsidRPr="00E477CB">
        <w:rPr>
          <w:sz w:val="28"/>
          <w:szCs w:val="28"/>
        </w:rPr>
        <w:fldChar w:fldCharType="separate"/>
      </w:r>
      <w:r w:rsidRPr="00E477CB">
        <w:rPr>
          <w:noProof/>
          <w:sz w:val="28"/>
          <w:szCs w:val="28"/>
        </w:rPr>
        <w:t>4</w:t>
      </w:r>
      <w:r w:rsidRPr="00E477CB">
        <w:rPr>
          <w:sz w:val="28"/>
          <w:szCs w:val="28"/>
        </w:rPr>
        <w:fldChar w:fldCharType="end"/>
      </w:r>
      <w:r w:rsidRPr="00E477CB">
        <w:rPr>
          <w:sz w:val="28"/>
          <w:szCs w:val="28"/>
        </w:rPr>
        <w:t>.</w:t>
      </w:r>
      <w:r w:rsidRPr="00E477CB">
        <w:rPr>
          <w:sz w:val="28"/>
          <w:szCs w:val="28"/>
        </w:rPr>
        <w:fldChar w:fldCharType="begin"/>
      </w:r>
      <w:r w:rsidRPr="00E477CB">
        <w:rPr>
          <w:sz w:val="28"/>
          <w:szCs w:val="28"/>
        </w:rPr>
        <w:instrText xml:space="preserve"> SEQ Hình \* ARABIC \s 1 </w:instrText>
      </w:r>
      <w:r w:rsidRPr="00E477CB">
        <w:rPr>
          <w:sz w:val="28"/>
          <w:szCs w:val="28"/>
        </w:rPr>
        <w:fldChar w:fldCharType="separate"/>
      </w:r>
      <w:r w:rsidRPr="00E477CB">
        <w:rPr>
          <w:noProof/>
          <w:sz w:val="28"/>
          <w:szCs w:val="28"/>
        </w:rPr>
        <w:t>6</w:t>
      </w:r>
      <w:r w:rsidRPr="00E477CB">
        <w:rPr>
          <w:sz w:val="28"/>
          <w:szCs w:val="28"/>
        </w:rPr>
        <w:fldChar w:fldCharType="end"/>
      </w:r>
      <w:r w:rsidRPr="00E477CB">
        <w:rPr>
          <w:sz w:val="28"/>
          <w:szCs w:val="28"/>
        </w:rPr>
        <w:t>. Kết quả khi nâng cao</w:t>
      </w:r>
      <w:r>
        <w:rPr>
          <w:sz w:val="28"/>
          <w:szCs w:val="28"/>
        </w:rPr>
        <w:t xml:space="preserve"> 50%</w:t>
      </w:r>
      <w:r w:rsidRPr="00E477CB">
        <w:rPr>
          <w:sz w:val="28"/>
          <w:szCs w:val="28"/>
        </w:rPr>
        <w:t xml:space="preserve"> an toàn sinh học cho các trang trại vừa và nhỏ</w:t>
      </w:r>
      <w:bookmarkEnd w:id="152"/>
    </w:p>
    <w:p w14:paraId="31F42089" w14:textId="77777777" w:rsidR="006D7E81" w:rsidRPr="008E1988" w:rsidRDefault="00A63B7B" w:rsidP="0038083D">
      <w:pPr>
        <w:ind w:firstLine="567"/>
        <w:jc w:val="both"/>
        <w:rPr>
          <w:lang w:val="en-GB"/>
        </w:rPr>
      </w:pPr>
      <w:r>
        <w:rPr>
          <w:lang w:val="en-GB"/>
        </w:rPr>
        <w:t>Biện pháp</w:t>
      </w:r>
      <w:r w:rsidRPr="00A63B7B">
        <w:rPr>
          <w:lang w:val="en-GB"/>
        </w:rPr>
        <w:t xml:space="preserve"> nâng cao an toàn sinh học cho các trang trại vừa và nhỏ</w:t>
      </w:r>
      <w:r>
        <w:rPr>
          <w:lang w:val="en-GB"/>
        </w:rPr>
        <w:t xml:space="preserve"> bắt đầu có tác dụng khi giảm trên 50% xác suất lây truyền qua tiếp xúc gián tiếp.</w:t>
      </w:r>
    </w:p>
    <w:p w14:paraId="7D9100DB" w14:textId="77777777" w:rsidR="009933AC" w:rsidRDefault="009933AC" w:rsidP="0038083D">
      <w:pPr>
        <w:pStyle w:val="Heading2"/>
        <w:ind w:left="567"/>
        <w:jc w:val="both"/>
        <w:rPr>
          <w:lang w:val="en-GB"/>
        </w:rPr>
      </w:pPr>
      <w:bookmarkStart w:id="153" w:name="_Toc96691712"/>
      <w:r w:rsidRPr="004D20D4">
        <w:rPr>
          <w:lang w:val="en-GB"/>
        </w:rPr>
        <w:t>Tiêu hủy lợn bị nhiễm bệnh</w:t>
      </w:r>
      <w:bookmarkEnd w:id="153"/>
    </w:p>
    <w:p w14:paraId="3EDAD0A3" w14:textId="07C894CA" w:rsidR="00C67FE5" w:rsidRDefault="00A54F94" w:rsidP="009311FF">
      <w:pPr>
        <w:ind w:firstLine="567"/>
        <w:jc w:val="both"/>
        <w:rPr>
          <w:lang w:val="en-GB"/>
        </w:rPr>
      </w:pPr>
      <w:r w:rsidRPr="0062135F">
        <w:rPr>
          <w:lang w:val="en-GB"/>
        </w:rPr>
        <w:t xml:space="preserve">Kịch bản tiêu hủy lợn từ các trang trại bị nhiễm bệnh cho phép đánh giá vai trò của biện pháp tiêu hủy đến tốc độ lây lan của ASF. Bằng cách điều chỉnh tham số thời gian áp dụng tiêu hủy, chúng ta có thể tạo ra </w:t>
      </w:r>
      <w:commentRangeStart w:id="154"/>
      <w:r w:rsidRPr="0062135F">
        <w:rPr>
          <w:lang w:val="en-GB"/>
        </w:rPr>
        <w:t xml:space="preserve">các </w:t>
      </w:r>
      <w:ins w:id="155" w:author="Nguyen Quang Huy - HuyNQ52 (GAM.DAP)" w:date="2022-02-28T22:58:00Z">
        <w:r w:rsidR="007A338C">
          <w:rPr>
            <w:lang w:val="en-GB"/>
          </w:rPr>
          <w:t>kịch bản</w:t>
        </w:r>
      </w:ins>
      <w:del w:id="156" w:author="Nguyen Quang Huy - HuyNQ52 (GAM.DAP)" w:date="2022-02-28T22:58:00Z">
        <w:r w:rsidRPr="0062135F" w:rsidDel="007A338C">
          <w:rPr>
            <w:lang w:val="en-GB"/>
          </w:rPr>
          <w:delText>các</w:delText>
        </w:r>
      </w:del>
      <w:r w:rsidRPr="0062135F">
        <w:rPr>
          <w:lang w:val="en-GB"/>
        </w:rPr>
        <w:t xml:space="preserve"> </w:t>
      </w:r>
      <w:commentRangeEnd w:id="154"/>
      <w:r w:rsidR="006C1B6E">
        <w:rPr>
          <w:rStyle w:val="CommentReference"/>
        </w:rPr>
        <w:commentReference w:id="154"/>
      </w:r>
      <w:r w:rsidRPr="0062135F">
        <w:rPr>
          <w:lang w:val="en-GB"/>
        </w:rPr>
        <w:t>khác nhau như tiêu hủy lợ</w:t>
      </w:r>
      <w:r w:rsidR="00AE031C">
        <w:rPr>
          <w:lang w:val="en-GB"/>
        </w:rPr>
        <w:t xml:space="preserve">n sau </w:t>
      </w:r>
      <w:commentRangeStart w:id="157"/>
      <w:r w:rsidR="00AE031C">
        <w:rPr>
          <w:lang w:val="en-GB"/>
        </w:rPr>
        <w:t>2/3/4/</w:t>
      </w:r>
      <w:r w:rsidRPr="0062135F">
        <w:rPr>
          <w:lang w:val="en-GB"/>
        </w:rPr>
        <w:t xml:space="preserve">6 </w:t>
      </w:r>
      <w:commentRangeEnd w:id="157"/>
      <w:r w:rsidR="00035850">
        <w:rPr>
          <w:rStyle w:val="CommentReference"/>
        </w:rPr>
        <w:commentReference w:id="157"/>
      </w:r>
      <w:r w:rsidRPr="0062135F">
        <w:rPr>
          <w:lang w:val="en-GB"/>
        </w:rPr>
        <w:t>tuần kể từ khi trang trại bị nhiễm bệnh</w:t>
      </w:r>
      <w:r>
        <w:rPr>
          <w:lang w:val="en-GB"/>
        </w:rPr>
        <w:t>.</w:t>
      </w:r>
    </w:p>
    <w:p w14:paraId="6B82D973" w14:textId="77777777" w:rsidR="00C67FE5" w:rsidRDefault="00C67FE5">
      <w:pPr>
        <w:rPr>
          <w:lang w:val="en-GB"/>
        </w:rPr>
      </w:pPr>
      <w:r>
        <w:rPr>
          <w:lang w:val="en-GB"/>
        </w:rPr>
        <w:br w:type="page"/>
      </w:r>
    </w:p>
    <w:p w14:paraId="15DD019F" w14:textId="77777777" w:rsidR="009933AC" w:rsidRDefault="009933AC" w:rsidP="009311FF">
      <w:pPr>
        <w:ind w:firstLine="567"/>
        <w:jc w:val="both"/>
        <w:rPr>
          <w:lang w:val="en-GB"/>
        </w:rPr>
      </w:pPr>
    </w:p>
    <w:p w14:paraId="5A93F984" w14:textId="77777777" w:rsidR="00A27F91" w:rsidRPr="00A27F91" w:rsidRDefault="00A27F91" w:rsidP="0038083D">
      <w:pPr>
        <w:pStyle w:val="Caption"/>
        <w:framePr w:hSpace="180" w:wrap="around" w:vAnchor="text" w:hAnchor="page" w:x="4105" w:y="17"/>
        <w:spacing w:line="288" w:lineRule="auto"/>
        <w:jc w:val="both"/>
        <w:rPr>
          <w:sz w:val="28"/>
          <w:szCs w:val="28"/>
        </w:rPr>
      </w:pPr>
      <w:bookmarkStart w:id="158" w:name="_Toc96687472"/>
      <w:bookmarkStart w:id="159" w:name="_Toc96691726"/>
      <w:r w:rsidRPr="00A27F91">
        <w:rPr>
          <w:sz w:val="28"/>
          <w:szCs w:val="28"/>
        </w:rPr>
        <w:t xml:space="preserve">Bảng </w:t>
      </w:r>
      <w:r w:rsidRPr="00A27F91">
        <w:rPr>
          <w:sz w:val="28"/>
          <w:szCs w:val="28"/>
        </w:rPr>
        <w:fldChar w:fldCharType="begin"/>
      </w:r>
      <w:r w:rsidRPr="00A27F91">
        <w:rPr>
          <w:sz w:val="28"/>
          <w:szCs w:val="28"/>
        </w:rPr>
        <w:instrText xml:space="preserve"> STYLEREF 1 \s </w:instrText>
      </w:r>
      <w:r w:rsidRPr="00A27F91">
        <w:rPr>
          <w:sz w:val="28"/>
          <w:szCs w:val="28"/>
        </w:rPr>
        <w:fldChar w:fldCharType="separate"/>
      </w:r>
      <w:r w:rsidRPr="00A27F91">
        <w:rPr>
          <w:noProof/>
          <w:sz w:val="28"/>
          <w:szCs w:val="28"/>
        </w:rPr>
        <w:t>4</w:t>
      </w:r>
      <w:r w:rsidRPr="00A27F91">
        <w:rPr>
          <w:sz w:val="28"/>
          <w:szCs w:val="28"/>
        </w:rPr>
        <w:fldChar w:fldCharType="end"/>
      </w:r>
      <w:r w:rsidRPr="00A27F91">
        <w:rPr>
          <w:sz w:val="28"/>
          <w:szCs w:val="28"/>
        </w:rPr>
        <w:noBreakHyphen/>
      </w:r>
      <w:r w:rsidRPr="00A27F91">
        <w:rPr>
          <w:sz w:val="28"/>
          <w:szCs w:val="28"/>
        </w:rPr>
        <w:fldChar w:fldCharType="begin"/>
      </w:r>
      <w:r w:rsidRPr="00A27F91">
        <w:rPr>
          <w:sz w:val="28"/>
          <w:szCs w:val="28"/>
        </w:rPr>
        <w:instrText xml:space="preserve"> SEQ Bảng \* ARABIC \s 1 </w:instrText>
      </w:r>
      <w:r w:rsidRPr="00A27F91">
        <w:rPr>
          <w:sz w:val="28"/>
          <w:szCs w:val="28"/>
        </w:rPr>
        <w:fldChar w:fldCharType="separate"/>
      </w:r>
      <w:r w:rsidRPr="00A27F91">
        <w:rPr>
          <w:noProof/>
          <w:sz w:val="28"/>
          <w:szCs w:val="28"/>
        </w:rPr>
        <w:t>5</w:t>
      </w:r>
      <w:r w:rsidRPr="00A27F91">
        <w:rPr>
          <w:sz w:val="28"/>
          <w:szCs w:val="28"/>
        </w:rPr>
        <w:fldChar w:fldCharType="end"/>
      </w:r>
      <w:r w:rsidRPr="00A27F91">
        <w:rPr>
          <w:sz w:val="28"/>
          <w:szCs w:val="28"/>
        </w:rPr>
        <w:t>: Kết quả tiêu hủy lợn bị nhiễm bệnh</w:t>
      </w:r>
      <w:bookmarkEnd w:id="158"/>
      <w:bookmarkEnd w:id="159"/>
    </w:p>
    <w:p w14:paraId="79D8251A" w14:textId="77777777" w:rsidR="004D626C" w:rsidRDefault="004D626C" w:rsidP="0038083D">
      <w:pPr>
        <w:ind w:firstLine="432"/>
        <w:jc w:val="both"/>
        <w:rPr>
          <w:lang w:val="en-GB"/>
        </w:rPr>
      </w:pPr>
    </w:p>
    <w:tbl>
      <w:tblPr>
        <w:tblStyle w:val="TableGrid"/>
        <w:tblpPr w:leftFromText="180" w:rightFromText="180" w:vertAnchor="text" w:horzAnchor="margin" w:tblpXSpec="center" w:tblpY="66"/>
        <w:tblW w:w="0" w:type="auto"/>
        <w:tblLook w:val="04A0" w:firstRow="1" w:lastRow="0" w:firstColumn="1" w:lastColumn="0" w:noHBand="0" w:noVBand="1"/>
      </w:tblPr>
      <w:tblGrid>
        <w:gridCol w:w="1475"/>
        <w:gridCol w:w="923"/>
        <w:gridCol w:w="923"/>
        <w:gridCol w:w="782"/>
        <w:gridCol w:w="1704"/>
        <w:gridCol w:w="3254"/>
      </w:tblGrid>
      <w:tr w:rsidR="00AA6D47" w:rsidRPr="00C22415" w14:paraId="321490AB" w14:textId="77777777" w:rsidTr="00A63B7B">
        <w:trPr>
          <w:trHeight w:val="410"/>
        </w:trPr>
        <w:tc>
          <w:tcPr>
            <w:tcW w:w="0" w:type="auto"/>
            <w:vMerge w:val="restart"/>
            <w:vAlign w:val="center"/>
            <w:hideMark/>
          </w:tcPr>
          <w:p w14:paraId="741442B7" w14:textId="77777777" w:rsidR="00AA6D47" w:rsidRPr="00C22415" w:rsidRDefault="00AA6D47" w:rsidP="009311FF">
            <w:pPr>
              <w:spacing w:line="288" w:lineRule="auto"/>
              <w:jc w:val="center"/>
              <w:rPr>
                <w:rFonts w:eastAsia="Times New Roman" w:cs="Times New Roman"/>
                <w:b/>
                <w:bCs/>
                <w:color w:val="000000"/>
              </w:rPr>
            </w:pPr>
            <w:r w:rsidRPr="00C22415">
              <w:rPr>
                <w:rFonts w:eastAsia="Times New Roman" w:cs="Times New Roman"/>
                <w:b/>
                <w:bCs/>
                <w:color w:val="000000"/>
              </w:rPr>
              <w:t>Thời gian xử lý</w:t>
            </w:r>
          </w:p>
        </w:tc>
        <w:tc>
          <w:tcPr>
            <w:tcW w:w="4400" w:type="dxa"/>
            <w:gridSpan w:val="4"/>
            <w:vAlign w:val="center"/>
            <w:hideMark/>
          </w:tcPr>
          <w:p w14:paraId="48505274" w14:textId="77777777" w:rsidR="00AA6D47" w:rsidRPr="00C22415" w:rsidRDefault="00AA6D47" w:rsidP="009311FF">
            <w:pPr>
              <w:spacing w:line="288" w:lineRule="auto"/>
              <w:jc w:val="center"/>
              <w:rPr>
                <w:rFonts w:eastAsia="Times New Roman" w:cs="Times New Roman"/>
                <w:b/>
                <w:bCs/>
                <w:color w:val="000000"/>
              </w:rPr>
            </w:pPr>
            <w:r w:rsidRPr="00C22415">
              <w:rPr>
                <w:rFonts w:eastAsia="Times New Roman" w:cs="Times New Roman"/>
                <w:b/>
                <w:bCs/>
                <w:color w:val="000000"/>
              </w:rPr>
              <w:t xml:space="preserve">Số trang trại bị nhiễm bệnh </w:t>
            </w:r>
            <w:r w:rsidR="009311FF">
              <w:rPr>
                <w:rFonts w:eastAsia="Times New Roman" w:cs="Times New Roman"/>
                <w:b/>
                <w:bCs/>
                <w:color w:val="000000"/>
              </w:rPr>
              <w:br/>
            </w:r>
            <w:r w:rsidRPr="00C22415">
              <w:rPr>
                <w:rFonts w:eastAsia="Times New Roman" w:cs="Times New Roman"/>
                <w:b/>
                <w:bCs/>
                <w:color w:val="000000"/>
              </w:rPr>
              <w:t>trung bình</w:t>
            </w:r>
          </w:p>
        </w:tc>
        <w:tc>
          <w:tcPr>
            <w:tcW w:w="3254" w:type="dxa"/>
            <w:vMerge w:val="restart"/>
            <w:vAlign w:val="center"/>
            <w:hideMark/>
          </w:tcPr>
          <w:p w14:paraId="4C77FC3D" w14:textId="77777777" w:rsidR="00AA6D47" w:rsidRPr="00C22415" w:rsidRDefault="00AA6D47" w:rsidP="009311FF">
            <w:pPr>
              <w:spacing w:line="288" w:lineRule="auto"/>
              <w:jc w:val="center"/>
              <w:rPr>
                <w:rFonts w:eastAsia="Times New Roman" w:cs="Times New Roman"/>
                <w:b/>
                <w:bCs/>
                <w:color w:val="000000"/>
              </w:rPr>
            </w:pPr>
            <w:r w:rsidRPr="00C22415">
              <w:rPr>
                <w:rFonts w:eastAsia="Times New Roman" w:cs="Times New Roman"/>
                <w:b/>
                <w:bCs/>
                <w:color w:val="000000"/>
              </w:rPr>
              <w:t>% thay đổi trong kết quả trung bình của tất cả các trang trại so với cơ sở</w:t>
            </w:r>
          </w:p>
        </w:tc>
      </w:tr>
      <w:tr w:rsidR="00AA6D47" w:rsidRPr="00C22415" w14:paraId="64A89D8F" w14:textId="77777777" w:rsidTr="00A63B7B">
        <w:trPr>
          <w:trHeight w:val="58"/>
        </w:trPr>
        <w:tc>
          <w:tcPr>
            <w:tcW w:w="0" w:type="auto"/>
            <w:vMerge/>
            <w:vAlign w:val="center"/>
            <w:hideMark/>
          </w:tcPr>
          <w:p w14:paraId="59FEC829" w14:textId="77777777" w:rsidR="00AA6D47" w:rsidRPr="00C22415" w:rsidRDefault="00AA6D47" w:rsidP="009311FF">
            <w:pPr>
              <w:spacing w:line="288" w:lineRule="auto"/>
              <w:jc w:val="center"/>
              <w:rPr>
                <w:rFonts w:eastAsia="Times New Roman" w:cs="Times New Roman"/>
                <w:b/>
                <w:bCs/>
                <w:color w:val="000000"/>
              </w:rPr>
            </w:pPr>
          </w:p>
        </w:tc>
        <w:tc>
          <w:tcPr>
            <w:tcW w:w="0" w:type="auto"/>
            <w:vAlign w:val="center"/>
            <w:hideMark/>
          </w:tcPr>
          <w:p w14:paraId="1E51B725" w14:textId="77777777" w:rsidR="00AA6D47" w:rsidRPr="00C22415" w:rsidRDefault="00AA6D47" w:rsidP="009311FF">
            <w:pPr>
              <w:spacing w:line="288" w:lineRule="auto"/>
              <w:jc w:val="center"/>
              <w:rPr>
                <w:rFonts w:eastAsia="Times New Roman" w:cs="Times New Roman"/>
                <w:b/>
                <w:bCs/>
                <w:color w:val="000000"/>
              </w:rPr>
            </w:pPr>
            <w:r w:rsidRPr="00C22415">
              <w:rPr>
                <w:rFonts w:eastAsia="Times New Roman" w:cs="Times New Roman"/>
                <w:b/>
                <w:bCs/>
                <w:color w:val="000000"/>
              </w:rPr>
              <w:t>Tổng</w:t>
            </w:r>
          </w:p>
        </w:tc>
        <w:tc>
          <w:tcPr>
            <w:tcW w:w="0" w:type="auto"/>
            <w:vAlign w:val="center"/>
            <w:hideMark/>
          </w:tcPr>
          <w:p w14:paraId="3FEBCFA6" w14:textId="77777777" w:rsidR="00AA6D47" w:rsidRPr="00C22415" w:rsidRDefault="00AA6D47" w:rsidP="009311FF">
            <w:pPr>
              <w:spacing w:line="288" w:lineRule="auto"/>
              <w:jc w:val="center"/>
              <w:rPr>
                <w:rFonts w:eastAsia="Times New Roman" w:cs="Times New Roman"/>
                <w:b/>
                <w:bCs/>
                <w:color w:val="000000"/>
              </w:rPr>
            </w:pPr>
            <w:r w:rsidRPr="00C22415">
              <w:rPr>
                <w:rFonts w:eastAsia="Times New Roman" w:cs="Times New Roman"/>
                <w:b/>
                <w:bCs/>
                <w:color w:val="000000"/>
              </w:rPr>
              <w:t>Nhỏ</w:t>
            </w:r>
          </w:p>
        </w:tc>
        <w:tc>
          <w:tcPr>
            <w:tcW w:w="0" w:type="auto"/>
            <w:vAlign w:val="center"/>
            <w:hideMark/>
          </w:tcPr>
          <w:p w14:paraId="5489D88A" w14:textId="77777777" w:rsidR="00AA6D47" w:rsidRPr="00C22415" w:rsidRDefault="00AA6D47" w:rsidP="009311FF">
            <w:pPr>
              <w:spacing w:line="288" w:lineRule="auto"/>
              <w:jc w:val="center"/>
              <w:rPr>
                <w:rFonts w:eastAsia="Times New Roman" w:cs="Times New Roman"/>
                <w:b/>
                <w:bCs/>
                <w:color w:val="000000"/>
              </w:rPr>
            </w:pPr>
            <w:r w:rsidRPr="00C22415">
              <w:rPr>
                <w:rFonts w:eastAsia="Times New Roman" w:cs="Times New Roman"/>
                <w:b/>
                <w:bCs/>
                <w:color w:val="000000"/>
              </w:rPr>
              <w:t>Vừa</w:t>
            </w:r>
          </w:p>
        </w:tc>
        <w:tc>
          <w:tcPr>
            <w:tcW w:w="1649" w:type="dxa"/>
            <w:vAlign w:val="center"/>
            <w:hideMark/>
          </w:tcPr>
          <w:p w14:paraId="4744F9AE" w14:textId="77777777" w:rsidR="00AA6D47" w:rsidRPr="00C22415" w:rsidRDefault="00AA6D47" w:rsidP="009311FF">
            <w:pPr>
              <w:spacing w:line="288" w:lineRule="auto"/>
              <w:jc w:val="center"/>
              <w:rPr>
                <w:rFonts w:eastAsia="Times New Roman" w:cs="Times New Roman"/>
                <w:b/>
                <w:bCs/>
                <w:color w:val="000000"/>
              </w:rPr>
            </w:pPr>
            <w:r w:rsidRPr="00C22415">
              <w:rPr>
                <w:rFonts w:eastAsia="Times New Roman" w:cs="Times New Roman"/>
                <w:b/>
                <w:bCs/>
                <w:color w:val="000000"/>
              </w:rPr>
              <w:t>Lớn</w:t>
            </w:r>
          </w:p>
        </w:tc>
        <w:tc>
          <w:tcPr>
            <w:tcW w:w="3254" w:type="dxa"/>
            <w:vMerge/>
            <w:vAlign w:val="center"/>
            <w:hideMark/>
          </w:tcPr>
          <w:p w14:paraId="3C2B4FFE" w14:textId="77777777" w:rsidR="00AA6D47" w:rsidRPr="00C22415" w:rsidRDefault="00AA6D47" w:rsidP="009311FF">
            <w:pPr>
              <w:spacing w:line="288" w:lineRule="auto"/>
              <w:jc w:val="center"/>
              <w:rPr>
                <w:rFonts w:eastAsia="Times New Roman" w:cs="Times New Roman"/>
                <w:b/>
                <w:bCs/>
                <w:color w:val="000000"/>
              </w:rPr>
            </w:pPr>
          </w:p>
        </w:tc>
      </w:tr>
      <w:tr w:rsidR="00AA6D47" w:rsidRPr="00C22415" w14:paraId="08657B38" w14:textId="77777777" w:rsidTr="00A63B7B">
        <w:trPr>
          <w:trHeight w:val="276"/>
        </w:trPr>
        <w:tc>
          <w:tcPr>
            <w:tcW w:w="0" w:type="auto"/>
            <w:vAlign w:val="center"/>
            <w:hideMark/>
          </w:tcPr>
          <w:p w14:paraId="33B1726F" w14:textId="77777777" w:rsidR="00AA6D47" w:rsidRPr="00C22415" w:rsidRDefault="00BE4B81" w:rsidP="009311FF">
            <w:pPr>
              <w:spacing w:line="288" w:lineRule="auto"/>
              <w:jc w:val="center"/>
              <w:rPr>
                <w:rFonts w:eastAsia="Times New Roman" w:cs="Times New Roman"/>
                <w:color w:val="000000"/>
              </w:rPr>
            </w:pPr>
            <w:r>
              <w:rPr>
                <w:rFonts w:eastAsia="Times New Roman" w:cs="Times New Roman"/>
                <w:color w:val="000000"/>
              </w:rPr>
              <w:t>Cơ sở</w:t>
            </w:r>
          </w:p>
        </w:tc>
        <w:tc>
          <w:tcPr>
            <w:tcW w:w="0" w:type="auto"/>
            <w:vAlign w:val="center"/>
            <w:hideMark/>
          </w:tcPr>
          <w:p w14:paraId="397FCCFD" w14:textId="77777777" w:rsidR="00AA6D47" w:rsidRPr="00C22415" w:rsidRDefault="00AA6D47" w:rsidP="009311FF">
            <w:pPr>
              <w:spacing w:line="288" w:lineRule="auto"/>
              <w:jc w:val="center"/>
              <w:rPr>
                <w:rFonts w:eastAsia="Times New Roman" w:cs="Times New Roman"/>
                <w:color w:val="000000"/>
              </w:rPr>
            </w:pPr>
            <w:r w:rsidRPr="00C22415">
              <w:rPr>
                <w:rFonts w:eastAsia="Times New Roman" w:cs="Times New Roman"/>
                <w:color w:val="000000"/>
              </w:rPr>
              <w:t>44645</w:t>
            </w:r>
          </w:p>
        </w:tc>
        <w:tc>
          <w:tcPr>
            <w:tcW w:w="0" w:type="auto"/>
            <w:vAlign w:val="center"/>
            <w:hideMark/>
          </w:tcPr>
          <w:p w14:paraId="76E7D661" w14:textId="77777777" w:rsidR="00AA6D47" w:rsidRPr="00C22415" w:rsidRDefault="00AA6D47" w:rsidP="009311FF">
            <w:pPr>
              <w:spacing w:line="288" w:lineRule="auto"/>
              <w:jc w:val="center"/>
              <w:rPr>
                <w:rFonts w:eastAsia="Times New Roman" w:cs="Times New Roman"/>
                <w:color w:val="000000"/>
              </w:rPr>
            </w:pPr>
            <w:r w:rsidRPr="00C22415">
              <w:rPr>
                <w:rFonts w:eastAsia="Times New Roman" w:cs="Times New Roman"/>
                <w:color w:val="000000"/>
              </w:rPr>
              <w:t>39444</w:t>
            </w:r>
          </w:p>
        </w:tc>
        <w:tc>
          <w:tcPr>
            <w:tcW w:w="0" w:type="auto"/>
            <w:vAlign w:val="center"/>
            <w:hideMark/>
          </w:tcPr>
          <w:p w14:paraId="37184A97" w14:textId="77777777" w:rsidR="00AA6D47" w:rsidRPr="00C22415" w:rsidRDefault="00AA6D47" w:rsidP="009311FF">
            <w:pPr>
              <w:spacing w:line="288" w:lineRule="auto"/>
              <w:jc w:val="center"/>
              <w:rPr>
                <w:rFonts w:eastAsia="Times New Roman" w:cs="Times New Roman"/>
                <w:color w:val="000000"/>
              </w:rPr>
            </w:pPr>
            <w:r w:rsidRPr="00C22415">
              <w:rPr>
                <w:rFonts w:eastAsia="Times New Roman" w:cs="Times New Roman"/>
                <w:color w:val="000000"/>
              </w:rPr>
              <w:t>5201</w:t>
            </w:r>
          </w:p>
        </w:tc>
        <w:tc>
          <w:tcPr>
            <w:tcW w:w="1649" w:type="dxa"/>
            <w:vAlign w:val="center"/>
            <w:hideMark/>
          </w:tcPr>
          <w:p w14:paraId="39F2465E" w14:textId="77777777" w:rsidR="00AA6D47" w:rsidRPr="00C22415" w:rsidRDefault="00AA6D47" w:rsidP="009311FF">
            <w:pPr>
              <w:spacing w:line="288" w:lineRule="auto"/>
              <w:jc w:val="center"/>
              <w:rPr>
                <w:rFonts w:eastAsia="Times New Roman" w:cs="Times New Roman"/>
                <w:color w:val="000000"/>
              </w:rPr>
            </w:pPr>
            <w:r w:rsidRPr="00C22415">
              <w:rPr>
                <w:rFonts w:eastAsia="Times New Roman" w:cs="Times New Roman"/>
                <w:color w:val="000000"/>
              </w:rPr>
              <w:t>139</w:t>
            </w:r>
          </w:p>
        </w:tc>
        <w:tc>
          <w:tcPr>
            <w:tcW w:w="3254" w:type="dxa"/>
            <w:vAlign w:val="center"/>
            <w:hideMark/>
          </w:tcPr>
          <w:p w14:paraId="1E8250E1" w14:textId="77777777" w:rsidR="00AA6D47" w:rsidRPr="00C22415" w:rsidRDefault="00AA6D47" w:rsidP="009311FF">
            <w:pPr>
              <w:spacing w:line="288" w:lineRule="auto"/>
              <w:jc w:val="center"/>
              <w:rPr>
                <w:rFonts w:eastAsia="Times New Roman" w:cs="Times New Roman"/>
                <w:color w:val="000000"/>
              </w:rPr>
            </w:pPr>
            <w:r w:rsidRPr="00C22415">
              <w:rPr>
                <w:rFonts w:eastAsia="Times New Roman" w:cs="Times New Roman"/>
                <w:color w:val="000000"/>
              </w:rPr>
              <w:t>N/A</w:t>
            </w:r>
          </w:p>
        </w:tc>
      </w:tr>
      <w:tr w:rsidR="00AA6D47" w:rsidRPr="00C22415" w14:paraId="45CF01A9" w14:textId="77777777" w:rsidTr="00A63B7B">
        <w:trPr>
          <w:trHeight w:val="276"/>
        </w:trPr>
        <w:tc>
          <w:tcPr>
            <w:tcW w:w="0" w:type="auto"/>
            <w:vAlign w:val="center"/>
            <w:hideMark/>
          </w:tcPr>
          <w:p w14:paraId="3834BEA7" w14:textId="77777777" w:rsidR="00AA6D47" w:rsidRPr="00C22415" w:rsidRDefault="00AA6D47" w:rsidP="009311FF">
            <w:pPr>
              <w:spacing w:line="288" w:lineRule="auto"/>
              <w:jc w:val="center"/>
              <w:rPr>
                <w:rFonts w:eastAsia="Times New Roman" w:cs="Times New Roman"/>
                <w:color w:val="000000"/>
              </w:rPr>
            </w:pPr>
            <w:r w:rsidRPr="00C22415">
              <w:rPr>
                <w:rFonts w:eastAsia="Times New Roman" w:cs="Times New Roman"/>
                <w:color w:val="000000"/>
              </w:rPr>
              <w:t>6 tuần</w:t>
            </w:r>
          </w:p>
        </w:tc>
        <w:tc>
          <w:tcPr>
            <w:tcW w:w="0" w:type="auto"/>
            <w:vAlign w:val="center"/>
            <w:hideMark/>
          </w:tcPr>
          <w:p w14:paraId="5A82E60E" w14:textId="77777777" w:rsidR="00AA6D47" w:rsidRPr="00C22415" w:rsidRDefault="00AA6D47" w:rsidP="009311FF">
            <w:pPr>
              <w:spacing w:line="288" w:lineRule="auto"/>
              <w:jc w:val="center"/>
              <w:rPr>
                <w:rFonts w:eastAsia="Times New Roman" w:cs="Times New Roman"/>
                <w:color w:val="000000"/>
              </w:rPr>
            </w:pPr>
            <w:r w:rsidRPr="00C22415">
              <w:rPr>
                <w:rFonts w:eastAsia="Times New Roman" w:cs="Times New Roman"/>
                <w:color w:val="000000"/>
              </w:rPr>
              <w:t>44585</w:t>
            </w:r>
          </w:p>
        </w:tc>
        <w:tc>
          <w:tcPr>
            <w:tcW w:w="0" w:type="auto"/>
            <w:vAlign w:val="center"/>
            <w:hideMark/>
          </w:tcPr>
          <w:p w14:paraId="6AC09BAC" w14:textId="77777777" w:rsidR="00AA6D47" w:rsidRPr="00C22415" w:rsidRDefault="00AA6D47" w:rsidP="009311FF">
            <w:pPr>
              <w:spacing w:line="288" w:lineRule="auto"/>
              <w:jc w:val="center"/>
              <w:rPr>
                <w:rFonts w:eastAsia="Times New Roman" w:cs="Times New Roman"/>
                <w:color w:val="000000"/>
              </w:rPr>
            </w:pPr>
            <w:r w:rsidRPr="00C22415">
              <w:rPr>
                <w:rFonts w:eastAsia="Times New Roman" w:cs="Times New Roman"/>
                <w:color w:val="000000"/>
              </w:rPr>
              <w:t>39380</w:t>
            </w:r>
          </w:p>
        </w:tc>
        <w:tc>
          <w:tcPr>
            <w:tcW w:w="0" w:type="auto"/>
            <w:vAlign w:val="center"/>
            <w:hideMark/>
          </w:tcPr>
          <w:p w14:paraId="7A210799" w14:textId="77777777" w:rsidR="00AA6D47" w:rsidRPr="00C22415" w:rsidRDefault="00AA6D47" w:rsidP="009311FF">
            <w:pPr>
              <w:spacing w:line="288" w:lineRule="auto"/>
              <w:jc w:val="center"/>
              <w:rPr>
                <w:rFonts w:eastAsia="Times New Roman" w:cs="Times New Roman"/>
                <w:color w:val="000000"/>
              </w:rPr>
            </w:pPr>
            <w:r w:rsidRPr="00C22415">
              <w:rPr>
                <w:rFonts w:eastAsia="Times New Roman" w:cs="Times New Roman"/>
                <w:color w:val="000000"/>
              </w:rPr>
              <w:t>5205</w:t>
            </w:r>
          </w:p>
        </w:tc>
        <w:tc>
          <w:tcPr>
            <w:tcW w:w="1649" w:type="dxa"/>
            <w:vAlign w:val="center"/>
            <w:hideMark/>
          </w:tcPr>
          <w:p w14:paraId="602D6AEC" w14:textId="77777777" w:rsidR="00AA6D47" w:rsidRPr="00C22415" w:rsidRDefault="00AA6D47" w:rsidP="009311FF">
            <w:pPr>
              <w:spacing w:line="288" w:lineRule="auto"/>
              <w:jc w:val="center"/>
              <w:rPr>
                <w:rFonts w:eastAsia="Times New Roman" w:cs="Times New Roman"/>
                <w:color w:val="000000"/>
              </w:rPr>
            </w:pPr>
            <w:r w:rsidRPr="00C22415">
              <w:rPr>
                <w:rFonts w:eastAsia="Times New Roman" w:cs="Times New Roman"/>
                <w:color w:val="000000"/>
              </w:rPr>
              <w:t>81</w:t>
            </w:r>
          </w:p>
        </w:tc>
        <w:tc>
          <w:tcPr>
            <w:tcW w:w="3254" w:type="dxa"/>
            <w:vAlign w:val="center"/>
            <w:hideMark/>
          </w:tcPr>
          <w:p w14:paraId="496BC0C4" w14:textId="77777777" w:rsidR="00AA6D47" w:rsidRPr="00C22415" w:rsidRDefault="00AA6D47" w:rsidP="009311FF">
            <w:pPr>
              <w:spacing w:line="288" w:lineRule="auto"/>
              <w:jc w:val="center"/>
              <w:rPr>
                <w:rFonts w:eastAsia="Times New Roman" w:cs="Times New Roman"/>
                <w:color w:val="000000"/>
              </w:rPr>
            </w:pPr>
            <w:r w:rsidRPr="00C22415">
              <w:rPr>
                <w:rFonts w:eastAsia="Times New Roman" w:cs="Times New Roman"/>
                <w:color w:val="000000"/>
              </w:rPr>
              <w:t>0.13</w:t>
            </w:r>
          </w:p>
        </w:tc>
      </w:tr>
      <w:tr w:rsidR="00AA6D47" w:rsidRPr="00C22415" w14:paraId="31C0AAE6" w14:textId="77777777" w:rsidTr="00A63B7B">
        <w:trPr>
          <w:trHeight w:val="276"/>
        </w:trPr>
        <w:tc>
          <w:tcPr>
            <w:tcW w:w="0" w:type="auto"/>
            <w:vAlign w:val="center"/>
            <w:hideMark/>
          </w:tcPr>
          <w:p w14:paraId="317F7DCC" w14:textId="77777777" w:rsidR="00AA6D47" w:rsidRPr="00C22415" w:rsidRDefault="00AA6D47" w:rsidP="009311FF">
            <w:pPr>
              <w:spacing w:line="288" w:lineRule="auto"/>
              <w:jc w:val="center"/>
              <w:rPr>
                <w:rFonts w:eastAsia="Times New Roman" w:cs="Times New Roman"/>
                <w:color w:val="000000"/>
              </w:rPr>
            </w:pPr>
            <w:r w:rsidRPr="00C22415">
              <w:rPr>
                <w:rFonts w:eastAsia="Times New Roman" w:cs="Times New Roman"/>
                <w:color w:val="000000"/>
              </w:rPr>
              <w:t>4 tuần</w:t>
            </w:r>
          </w:p>
        </w:tc>
        <w:tc>
          <w:tcPr>
            <w:tcW w:w="0" w:type="auto"/>
            <w:vAlign w:val="center"/>
            <w:hideMark/>
          </w:tcPr>
          <w:p w14:paraId="0309C6F1" w14:textId="77777777" w:rsidR="00AA6D47" w:rsidRPr="00C22415" w:rsidRDefault="00AA6D47" w:rsidP="009311FF">
            <w:pPr>
              <w:spacing w:line="288" w:lineRule="auto"/>
              <w:jc w:val="center"/>
              <w:rPr>
                <w:rFonts w:eastAsia="Times New Roman" w:cs="Times New Roman"/>
                <w:color w:val="000000"/>
              </w:rPr>
            </w:pPr>
            <w:r w:rsidRPr="00C22415">
              <w:rPr>
                <w:rFonts w:eastAsia="Times New Roman" w:cs="Times New Roman"/>
                <w:color w:val="000000"/>
              </w:rPr>
              <w:t>43302</w:t>
            </w:r>
          </w:p>
        </w:tc>
        <w:tc>
          <w:tcPr>
            <w:tcW w:w="0" w:type="auto"/>
            <w:vAlign w:val="center"/>
            <w:hideMark/>
          </w:tcPr>
          <w:p w14:paraId="2921B823" w14:textId="77777777" w:rsidR="00AA6D47" w:rsidRPr="00C22415" w:rsidRDefault="00AA6D47" w:rsidP="009311FF">
            <w:pPr>
              <w:spacing w:line="288" w:lineRule="auto"/>
              <w:jc w:val="center"/>
              <w:rPr>
                <w:rFonts w:eastAsia="Times New Roman" w:cs="Times New Roman"/>
                <w:color w:val="000000"/>
              </w:rPr>
            </w:pPr>
            <w:r w:rsidRPr="00C22415">
              <w:rPr>
                <w:rFonts w:eastAsia="Times New Roman" w:cs="Times New Roman"/>
                <w:color w:val="000000"/>
              </w:rPr>
              <w:t>37853</w:t>
            </w:r>
          </w:p>
        </w:tc>
        <w:tc>
          <w:tcPr>
            <w:tcW w:w="0" w:type="auto"/>
            <w:vAlign w:val="center"/>
            <w:hideMark/>
          </w:tcPr>
          <w:p w14:paraId="0DA1CD1E" w14:textId="77777777" w:rsidR="00AA6D47" w:rsidRPr="00C22415" w:rsidRDefault="00AA6D47" w:rsidP="009311FF">
            <w:pPr>
              <w:spacing w:line="288" w:lineRule="auto"/>
              <w:jc w:val="center"/>
              <w:rPr>
                <w:rFonts w:eastAsia="Times New Roman" w:cs="Times New Roman"/>
                <w:color w:val="000000"/>
              </w:rPr>
            </w:pPr>
            <w:r w:rsidRPr="00C22415">
              <w:rPr>
                <w:rFonts w:eastAsia="Times New Roman" w:cs="Times New Roman"/>
                <w:color w:val="000000"/>
              </w:rPr>
              <w:t>5449</w:t>
            </w:r>
          </w:p>
        </w:tc>
        <w:tc>
          <w:tcPr>
            <w:tcW w:w="1649" w:type="dxa"/>
            <w:vAlign w:val="center"/>
            <w:hideMark/>
          </w:tcPr>
          <w:p w14:paraId="1346BD6F" w14:textId="77777777" w:rsidR="00AA6D47" w:rsidRPr="00C22415" w:rsidRDefault="00AA6D47" w:rsidP="009311FF">
            <w:pPr>
              <w:spacing w:line="288" w:lineRule="auto"/>
              <w:jc w:val="center"/>
              <w:rPr>
                <w:rFonts w:eastAsia="Times New Roman" w:cs="Times New Roman"/>
                <w:color w:val="000000"/>
              </w:rPr>
            </w:pPr>
            <w:r w:rsidRPr="00C22415">
              <w:rPr>
                <w:rFonts w:eastAsia="Times New Roman" w:cs="Times New Roman"/>
                <w:color w:val="000000"/>
              </w:rPr>
              <w:t>64</w:t>
            </w:r>
          </w:p>
        </w:tc>
        <w:tc>
          <w:tcPr>
            <w:tcW w:w="3254" w:type="dxa"/>
            <w:vAlign w:val="center"/>
            <w:hideMark/>
          </w:tcPr>
          <w:p w14:paraId="1BDE1462" w14:textId="77777777" w:rsidR="00AA6D47" w:rsidRPr="00C22415" w:rsidRDefault="00AA6D47" w:rsidP="009311FF">
            <w:pPr>
              <w:spacing w:line="288" w:lineRule="auto"/>
              <w:jc w:val="center"/>
              <w:rPr>
                <w:rFonts w:eastAsia="Times New Roman" w:cs="Times New Roman"/>
                <w:color w:val="000000"/>
              </w:rPr>
            </w:pPr>
            <w:r w:rsidRPr="00C22415">
              <w:rPr>
                <w:rFonts w:eastAsia="Times New Roman" w:cs="Times New Roman"/>
                <w:color w:val="000000"/>
              </w:rPr>
              <w:t>3.01</w:t>
            </w:r>
          </w:p>
        </w:tc>
      </w:tr>
      <w:tr w:rsidR="00AA6D47" w:rsidRPr="00C22415" w14:paraId="146C8121" w14:textId="77777777" w:rsidTr="00A63B7B">
        <w:trPr>
          <w:trHeight w:val="276"/>
        </w:trPr>
        <w:tc>
          <w:tcPr>
            <w:tcW w:w="0" w:type="auto"/>
            <w:vAlign w:val="center"/>
            <w:hideMark/>
          </w:tcPr>
          <w:p w14:paraId="47691557" w14:textId="77777777" w:rsidR="00AA6D47" w:rsidRPr="00C22415" w:rsidRDefault="00AA6D47" w:rsidP="009311FF">
            <w:pPr>
              <w:spacing w:line="288" w:lineRule="auto"/>
              <w:jc w:val="center"/>
              <w:rPr>
                <w:rFonts w:eastAsia="Times New Roman" w:cs="Times New Roman"/>
                <w:color w:val="000000"/>
              </w:rPr>
            </w:pPr>
            <w:commentRangeStart w:id="160"/>
            <w:r w:rsidRPr="00C22415">
              <w:rPr>
                <w:rFonts w:eastAsia="Times New Roman" w:cs="Times New Roman"/>
                <w:color w:val="000000"/>
              </w:rPr>
              <w:t>3 tuần</w:t>
            </w:r>
            <w:commentRangeEnd w:id="160"/>
            <w:r w:rsidR="007E2F38">
              <w:rPr>
                <w:rStyle w:val="CommentReference"/>
              </w:rPr>
              <w:commentReference w:id="160"/>
            </w:r>
          </w:p>
        </w:tc>
        <w:tc>
          <w:tcPr>
            <w:tcW w:w="0" w:type="auto"/>
            <w:vAlign w:val="center"/>
            <w:hideMark/>
          </w:tcPr>
          <w:p w14:paraId="25649801" w14:textId="77777777" w:rsidR="00AA6D47" w:rsidRPr="00C22415" w:rsidRDefault="00E477CB" w:rsidP="009311FF">
            <w:pPr>
              <w:spacing w:line="288" w:lineRule="auto"/>
              <w:jc w:val="center"/>
              <w:rPr>
                <w:rFonts w:eastAsia="Times New Roman" w:cs="Times New Roman"/>
                <w:color w:val="000000"/>
              </w:rPr>
            </w:pPr>
            <w:r>
              <w:rPr>
                <w:rFonts w:eastAsia="Times New Roman" w:cs="Times New Roman"/>
                <w:color w:val="000000"/>
              </w:rPr>
              <w:t>310</w:t>
            </w:r>
          </w:p>
        </w:tc>
        <w:tc>
          <w:tcPr>
            <w:tcW w:w="0" w:type="auto"/>
            <w:vAlign w:val="center"/>
            <w:hideMark/>
          </w:tcPr>
          <w:p w14:paraId="1F281956" w14:textId="77777777" w:rsidR="00AA6D47" w:rsidRPr="00C22415" w:rsidRDefault="00E477CB" w:rsidP="009311FF">
            <w:pPr>
              <w:spacing w:line="288" w:lineRule="auto"/>
              <w:jc w:val="center"/>
              <w:rPr>
                <w:rFonts w:eastAsia="Times New Roman" w:cs="Times New Roman"/>
                <w:color w:val="000000"/>
              </w:rPr>
            </w:pPr>
            <w:r>
              <w:rPr>
                <w:rFonts w:eastAsia="Times New Roman" w:cs="Times New Roman"/>
                <w:color w:val="000000"/>
              </w:rPr>
              <w:t>292</w:t>
            </w:r>
          </w:p>
        </w:tc>
        <w:tc>
          <w:tcPr>
            <w:tcW w:w="0" w:type="auto"/>
            <w:vAlign w:val="center"/>
            <w:hideMark/>
          </w:tcPr>
          <w:p w14:paraId="6060A9D8" w14:textId="77777777" w:rsidR="00AA6D47" w:rsidRPr="00C22415" w:rsidRDefault="00E477CB" w:rsidP="009311FF">
            <w:pPr>
              <w:spacing w:line="288" w:lineRule="auto"/>
              <w:jc w:val="center"/>
              <w:rPr>
                <w:rFonts w:eastAsia="Times New Roman" w:cs="Times New Roman"/>
                <w:color w:val="000000"/>
              </w:rPr>
            </w:pPr>
            <w:r>
              <w:rPr>
                <w:rFonts w:eastAsia="Times New Roman" w:cs="Times New Roman"/>
                <w:color w:val="000000"/>
              </w:rPr>
              <w:t>21</w:t>
            </w:r>
          </w:p>
        </w:tc>
        <w:tc>
          <w:tcPr>
            <w:tcW w:w="1649" w:type="dxa"/>
            <w:vAlign w:val="center"/>
            <w:hideMark/>
          </w:tcPr>
          <w:p w14:paraId="7760A6BF" w14:textId="77777777" w:rsidR="00AA6D47" w:rsidRPr="00C22415" w:rsidRDefault="00AA6D47" w:rsidP="009311FF">
            <w:pPr>
              <w:spacing w:line="288" w:lineRule="auto"/>
              <w:jc w:val="center"/>
              <w:rPr>
                <w:rFonts w:eastAsia="Times New Roman" w:cs="Times New Roman"/>
                <w:color w:val="000000"/>
              </w:rPr>
            </w:pPr>
            <w:r w:rsidRPr="00C22415">
              <w:rPr>
                <w:rFonts w:eastAsia="Times New Roman" w:cs="Times New Roman"/>
                <w:color w:val="000000"/>
              </w:rPr>
              <w:t>0</w:t>
            </w:r>
          </w:p>
        </w:tc>
        <w:tc>
          <w:tcPr>
            <w:tcW w:w="3254" w:type="dxa"/>
            <w:vAlign w:val="center"/>
            <w:hideMark/>
          </w:tcPr>
          <w:p w14:paraId="51E9E113" w14:textId="77777777" w:rsidR="00AA6D47" w:rsidRPr="00C22415" w:rsidRDefault="00E477CB" w:rsidP="009311FF">
            <w:pPr>
              <w:spacing w:line="288" w:lineRule="auto"/>
              <w:jc w:val="center"/>
              <w:rPr>
                <w:rFonts w:eastAsia="Times New Roman" w:cs="Times New Roman"/>
                <w:color w:val="000000"/>
              </w:rPr>
            </w:pPr>
            <w:r>
              <w:rPr>
                <w:rFonts w:eastAsia="Times New Roman" w:cs="Times New Roman"/>
                <w:color w:val="000000"/>
              </w:rPr>
              <w:t>99.31</w:t>
            </w:r>
          </w:p>
        </w:tc>
      </w:tr>
      <w:tr w:rsidR="00AA6D47" w:rsidRPr="00C22415" w14:paraId="3ECC1A0B" w14:textId="77777777" w:rsidTr="00A63B7B">
        <w:trPr>
          <w:trHeight w:val="276"/>
        </w:trPr>
        <w:tc>
          <w:tcPr>
            <w:tcW w:w="0" w:type="auto"/>
            <w:vAlign w:val="center"/>
            <w:hideMark/>
          </w:tcPr>
          <w:p w14:paraId="21A27FB2" w14:textId="77777777" w:rsidR="00AA6D47" w:rsidRPr="00C22415" w:rsidRDefault="00AA6D47" w:rsidP="009311FF">
            <w:pPr>
              <w:spacing w:line="288" w:lineRule="auto"/>
              <w:jc w:val="center"/>
              <w:rPr>
                <w:rFonts w:eastAsia="Times New Roman" w:cs="Times New Roman"/>
                <w:color w:val="000000"/>
              </w:rPr>
            </w:pPr>
            <w:r w:rsidRPr="00C22415">
              <w:rPr>
                <w:rFonts w:eastAsia="Times New Roman" w:cs="Times New Roman"/>
                <w:color w:val="000000"/>
              </w:rPr>
              <w:t>2 tuần</w:t>
            </w:r>
          </w:p>
        </w:tc>
        <w:tc>
          <w:tcPr>
            <w:tcW w:w="0" w:type="auto"/>
            <w:vAlign w:val="center"/>
            <w:hideMark/>
          </w:tcPr>
          <w:p w14:paraId="720985AF" w14:textId="77777777" w:rsidR="00AA6D47" w:rsidRPr="00C22415" w:rsidRDefault="00AA6D47" w:rsidP="009311FF">
            <w:pPr>
              <w:spacing w:line="288" w:lineRule="auto"/>
              <w:jc w:val="center"/>
              <w:rPr>
                <w:rFonts w:eastAsia="Times New Roman" w:cs="Times New Roman"/>
                <w:color w:val="000000"/>
              </w:rPr>
            </w:pPr>
            <w:r w:rsidRPr="00C22415">
              <w:rPr>
                <w:rFonts w:eastAsia="Times New Roman" w:cs="Times New Roman"/>
                <w:color w:val="000000"/>
              </w:rPr>
              <w:t>48</w:t>
            </w:r>
          </w:p>
        </w:tc>
        <w:tc>
          <w:tcPr>
            <w:tcW w:w="0" w:type="auto"/>
            <w:vAlign w:val="center"/>
            <w:hideMark/>
          </w:tcPr>
          <w:p w14:paraId="725A895A" w14:textId="77777777" w:rsidR="00AA6D47" w:rsidRPr="00C22415" w:rsidRDefault="00AA6D47" w:rsidP="009311FF">
            <w:pPr>
              <w:spacing w:line="288" w:lineRule="auto"/>
              <w:jc w:val="center"/>
              <w:rPr>
                <w:rFonts w:eastAsia="Times New Roman" w:cs="Times New Roman"/>
                <w:color w:val="000000"/>
              </w:rPr>
            </w:pPr>
            <w:r w:rsidRPr="00C22415">
              <w:rPr>
                <w:rFonts w:eastAsia="Times New Roman" w:cs="Times New Roman"/>
                <w:color w:val="000000"/>
              </w:rPr>
              <w:t>44</w:t>
            </w:r>
          </w:p>
        </w:tc>
        <w:tc>
          <w:tcPr>
            <w:tcW w:w="0" w:type="auto"/>
            <w:vAlign w:val="center"/>
            <w:hideMark/>
          </w:tcPr>
          <w:p w14:paraId="1654286D" w14:textId="77777777" w:rsidR="00AA6D47" w:rsidRPr="00C22415" w:rsidRDefault="00AA6D47" w:rsidP="009311FF">
            <w:pPr>
              <w:spacing w:line="288" w:lineRule="auto"/>
              <w:jc w:val="center"/>
              <w:rPr>
                <w:rFonts w:eastAsia="Times New Roman" w:cs="Times New Roman"/>
                <w:color w:val="000000"/>
              </w:rPr>
            </w:pPr>
            <w:r w:rsidRPr="00C22415">
              <w:rPr>
                <w:rFonts w:eastAsia="Times New Roman" w:cs="Times New Roman"/>
                <w:color w:val="000000"/>
              </w:rPr>
              <w:t>7</w:t>
            </w:r>
          </w:p>
        </w:tc>
        <w:tc>
          <w:tcPr>
            <w:tcW w:w="1649" w:type="dxa"/>
            <w:vAlign w:val="center"/>
            <w:hideMark/>
          </w:tcPr>
          <w:p w14:paraId="359F9246" w14:textId="77777777" w:rsidR="00AA6D47" w:rsidRPr="00C22415" w:rsidRDefault="00AA6D47" w:rsidP="009311FF">
            <w:pPr>
              <w:spacing w:line="288" w:lineRule="auto"/>
              <w:jc w:val="center"/>
              <w:rPr>
                <w:rFonts w:eastAsia="Times New Roman" w:cs="Times New Roman"/>
                <w:color w:val="000000"/>
              </w:rPr>
            </w:pPr>
            <w:r w:rsidRPr="00C22415">
              <w:rPr>
                <w:rFonts w:eastAsia="Times New Roman" w:cs="Times New Roman"/>
                <w:color w:val="000000"/>
              </w:rPr>
              <w:t>0</w:t>
            </w:r>
          </w:p>
        </w:tc>
        <w:tc>
          <w:tcPr>
            <w:tcW w:w="3254" w:type="dxa"/>
            <w:vAlign w:val="center"/>
            <w:hideMark/>
          </w:tcPr>
          <w:p w14:paraId="45BB5581" w14:textId="77777777" w:rsidR="00AA6D47" w:rsidRPr="00C22415" w:rsidRDefault="00AA6D47" w:rsidP="009311FF">
            <w:pPr>
              <w:keepNext/>
              <w:spacing w:line="288" w:lineRule="auto"/>
              <w:jc w:val="center"/>
              <w:rPr>
                <w:rFonts w:eastAsia="Times New Roman" w:cs="Times New Roman"/>
                <w:color w:val="000000"/>
              </w:rPr>
            </w:pPr>
            <w:r w:rsidRPr="00C22415">
              <w:rPr>
                <w:rFonts w:eastAsia="Times New Roman" w:cs="Times New Roman"/>
                <w:color w:val="000000"/>
              </w:rPr>
              <w:t>99.89</w:t>
            </w:r>
          </w:p>
        </w:tc>
      </w:tr>
    </w:tbl>
    <w:p w14:paraId="370FEC37" w14:textId="5BF214EA" w:rsidR="00AA6D47" w:rsidRDefault="00A63B7B" w:rsidP="0038083D">
      <w:pPr>
        <w:ind w:firstLine="432"/>
        <w:jc w:val="both"/>
        <w:rPr>
          <w:lang w:val="en-GB"/>
        </w:rPr>
      </w:pPr>
      <w:r>
        <w:rPr>
          <w:lang w:val="en-GB"/>
        </w:rPr>
        <w:t>N</w:t>
      </w:r>
      <w:r w:rsidRPr="00A63B7B">
        <w:rPr>
          <w:lang w:val="en-GB"/>
        </w:rPr>
        <w:t xml:space="preserve">ếu có thể giảm thời gian </w:t>
      </w:r>
      <w:r>
        <w:rPr>
          <w:lang w:val="en-GB"/>
        </w:rPr>
        <w:t xml:space="preserve">chờ tiêu hủy xuống dưới 3 tuần </w:t>
      </w:r>
      <w:r w:rsidR="007E2F38">
        <w:rPr>
          <w:lang w:val="en-GB"/>
        </w:rPr>
        <w:t xml:space="preserve">thì </w:t>
      </w:r>
      <w:r>
        <w:rPr>
          <w:lang w:val="en-GB"/>
        </w:rPr>
        <w:t>sẽ cho hiệu quả phòng chống lây lan dịch ASF rất cao gần như có thể chặn đứng sự lây lan của dịch. Đây là biện pháp hiệu quả nhất trong số các biện pháp phòng chống dịch trong khi chưa có vắc xin của ASF.</w:t>
      </w:r>
      <w:r w:rsidR="00AA6D47">
        <w:rPr>
          <w:lang w:val="en-GB"/>
        </w:rPr>
        <w:tab/>
      </w:r>
      <w:r w:rsidR="00AA6D47">
        <w:rPr>
          <w:lang w:val="en-GB"/>
        </w:rPr>
        <w:tab/>
      </w:r>
      <w:r w:rsidR="00AA6D47">
        <w:rPr>
          <w:lang w:val="en-GB"/>
        </w:rPr>
        <w:tab/>
      </w:r>
    </w:p>
    <w:p w14:paraId="78E5DA1C" w14:textId="77777777" w:rsidR="00AA6D47" w:rsidRDefault="00AA6D47" w:rsidP="0038083D">
      <w:pPr>
        <w:ind w:firstLine="432"/>
        <w:jc w:val="both"/>
        <w:rPr>
          <w:lang w:val="en-GB"/>
        </w:rPr>
      </w:pPr>
    </w:p>
    <w:p w14:paraId="24ED6619" w14:textId="77777777" w:rsidR="00AA6D47" w:rsidRPr="002D69C1" w:rsidRDefault="00AA6D47" w:rsidP="0038083D">
      <w:pPr>
        <w:jc w:val="both"/>
        <w:rPr>
          <w:lang w:val="en-GB"/>
        </w:rPr>
      </w:pPr>
    </w:p>
    <w:p w14:paraId="4272A5B9" w14:textId="77777777" w:rsidR="009933AC" w:rsidRDefault="009933AC" w:rsidP="0038083D">
      <w:pPr>
        <w:jc w:val="both"/>
        <w:rPr>
          <w:rFonts w:eastAsiaTheme="majorEastAsia" w:cstheme="majorBidi"/>
          <w:b/>
          <w:szCs w:val="26"/>
          <w:lang w:val="en-GB"/>
        </w:rPr>
      </w:pPr>
      <w:r>
        <w:rPr>
          <w:lang w:val="en-GB"/>
        </w:rPr>
        <w:br w:type="page"/>
      </w:r>
    </w:p>
    <w:p w14:paraId="434C7F7A" w14:textId="77777777" w:rsidR="009442F1" w:rsidRDefault="009442F1" w:rsidP="0038083D">
      <w:pPr>
        <w:pStyle w:val="Heading1"/>
        <w:jc w:val="both"/>
        <w:rPr>
          <w:lang w:val="en-GB"/>
        </w:rPr>
      </w:pPr>
      <w:bookmarkStart w:id="161" w:name="_Toc96594352"/>
      <w:bookmarkStart w:id="162" w:name="_Toc96691713"/>
      <w:r>
        <w:rPr>
          <w:lang w:val="en-GB"/>
        </w:rPr>
        <w:lastRenderedPageBreak/>
        <w:t>ĐÁNH GIÁ LẠI MÔ HÌNH MÔ PHỎNG</w:t>
      </w:r>
      <w:bookmarkEnd w:id="161"/>
      <w:bookmarkEnd w:id="162"/>
    </w:p>
    <w:p w14:paraId="68C339EB" w14:textId="77777777" w:rsidR="009442F1" w:rsidRPr="000710D5" w:rsidRDefault="009442F1" w:rsidP="0038083D">
      <w:pPr>
        <w:pStyle w:val="Heading2"/>
        <w:jc w:val="both"/>
        <w:rPr>
          <w:lang w:val="en-GB"/>
        </w:rPr>
      </w:pPr>
      <w:bookmarkStart w:id="163" w:name="_Toc96691714"/>
      <w:r w:rsidRPr="000710D5">
        <w:rPr>
          <w:lang w:val="en-GB"/>
        </w:rPr>
        <w:t>Những điểm mới của mô hình mô phỏng</w:t>
      </w:r>
      <w:bookmarkEnd w:id="163"/>
    </w:p>
    <w:p w14:paraId="2491DAF8" w14:textId="71192926" w:rsidR="009442F1" w:rsidRDefault="009442F1" w:rsidP="0038083D">
      <w:pPr>
        <w:pStyle w:val="ListParagraph"/>
        <w:numPr>
          <w:ilvl w:val="0"/>
          <w:numId w:val="19"/>
        </w:numPr>
        <w:ind w:left="567" w:hanging="567"/>
        <w:jc w:val="both"/>
        <w:rPr>
          <w:lang w:val="en-GB"/>
        </w:rPr>
      </w:pPr>
      <w:r w:rsidRPr="002564A3">
        <w:rPr>
          <w:lang w:val="en-GB"/>
        </w:rPr>
        <w:t>Cho phép nhận và sử dụng dữ liệu thực tế v</w:t>
      </w:r>
      <w:r w:rsidR="00795DB5">
        <w:rPr>
          <w:lang w:val="en-GB"/>
        </w:rPr>
        <w:t>ề</w:t>
      </w:r>
      <w:r w:rsidRPr="002564A3">
        <w:rPr>
          <w:lang w:val="en-GB"/>
        </w:rPr>
        <w:t xml:space="preserve"> số lượng trang trại, tổng số lợn trên địa bàn các quận huyện</w:t>
      </w:r>
    </w:p>
    <w:p w14:paraId="0A8A1378" w14:textId="77777777" w:rsidR="009442F1" w:rsidRDefault="009442F1" w:rsidP="0038083D">
      <w:pPr>
        <w:pStyle w:val="ListParagraph"/>
        <w:numPr>
          <w:ilvl w:val="0"/>
          <w:numId w:val="19"/>
        </w:numPr>
        <w:ind w:left="567" w:hanging="567"/>
        <w:jc w:val="both"/>
        <w:rPr>
          <w:lang w:val="en-GB"/>
        </w:rPr>
      </w:pPr>
      <w:r>
        <w:rPr>
          <w:lang w:val="en-GB"/>
        </w:rPr>
        <w:t xml:space="preserve">Đưa nông hộ chăn nuôi vào mô phỏng. Nông hộ chăn nuôi tuy có quy mô nhỏ nhưng số lượng rất lớn do đó vai trò của nông hộ trong lây lan ASF là không thể bỏ qua. Các mô hình của H.S Lee và cộng sự năm </w:t>
      </w:r>
      <w:commentRangeStart w:id="164"/>
      <w:r>
        <w:rPr>
          <w:lang w:val="en-GB"/>
        </w:rPr>
        <w:t>2019</w:t>
      </w:r>
      <w:sdt>
        <w:sdtPr>
          <w:rPr>
            <w:lang w:val="en-GB"/>
          </w:rPr>
          <w:id w:val="5798915"/>
          <w:citation/>
        </w:sdtPr>
        <w:sdtContent>
          <w:r>
            <w:rPr>
              <w:lang w:val="en-GB"/>
            </w:rPr>
            <w:fldChar w:fldCharType="begin"/>
          </w:r>
          <w:r>
            <w:rPr>
              <w:lang w:val="en-GB"/>
            </w:rPr>
            <w:instrText xml:space="preserve"> CITATION HuS19 \l 2057 </w:instrText>
          </w:r>
          <w:r>
            <w:rPr>
              <w:lang w:val="en-GB"/>
            </w:rPr>
            <w:fldChar w:fldCharType="separate"/>
          </w:r>
          <w:r>
            <w:rPr>
              <w:noProof/>
              <w:lang w:val="en-GB"/>
            </w:rPr>
            <w:t xml:space="preserve"> </w:t>
          </w:r>
          <w:r w:rsidRPr="003642E4">
            <w:rPr>
              <w:noProof/>
              <w:lang w:val="en-GB"/>
            </w:rPr>
            <w:t>[4]</w:t>
          </w:r>
          <w:r>
            <w:rPr>
              <w:lang w:val="en-GB"/>
            </w:rPr>
            <w:fldChar w:fldCharType="end"/>
          </w:r>
        </w:sdtContent>
      </w:sdt>
      <w:r>
        <w:rPr>
          <w:lang w:val="en-GB"/>
        </w:rPr>
        <w:t>, 2020</w:t>
      </w:r>
      <w:sdt>
        <w:sdtPr>
          <w:rPr>
            <w:lang w:val="en-GB"/>
          </w:rPr>
          <w:id w:val="1393998089"/>
          <w:citation/>
        </w:sdtPr>
        <w:sdtContent>
          <w:r>
            <w:rPr>
              <w:lang w:val="en-GB"/>
            </w:rPr>
            <w:fldChar w:fldCharType="begin"/>
          </w:r>
          <w:r>
            <w:rPr>
              <w:lang w:val="en-GB"/>
            </w:rPr>
            <w:instrText xml:space="preserve"> CITATION HuS20 \l 2057 </w:instrText>
          </w:r>
          <w:r>
            <w:rPr>
              <w:lang w:val="en-GB"/>
            </w:rPr>
            <w:fldChar w:fldCharType="separate"/>
          </w:r>
          <w:r>
            <w:rPr>
              <w:noProof/>
              <w:lang w:val="en-GB"/>
            </w:rPr>
            <w:t xml:space="preserve"> </w:t>
          </w:r>
          <w:r w:rsidRPr="003642E4">
            <w:rPr>
              <w:noProof/>
              <w:lang w:val="en-GB"/>
            </w:rPr>
            <w:t>[3]</w:t>
          </w:r>
          <w:r>
            <w:rPr>
              <w:lang w:val="en-GB"/>
            </w:rPr>
            <w:fldChar w:fldCharType="end"/>
          </w:r>
        </w:sdtContent>
      </w:sdt>
      <w:r>
        <w:rPr>
          <w:lang w:val="en-GB"/>
        </w:rPr>
        <w:t>, 2021</w:t>
      </w:r>
      <w:sdt>
        <w:sdtPr>
          <w:rPr>
            <w:lang w:val="en-GB"/>
          </w:rPr>
          <w:id w:val="-139040787"/>
          <w:citation/>
        </w:sdtPr>
        <w:sdtContent>
          <w:r>
            <w:rPr>
              <w:lang w:val="en-GB"/>
            </w:rPr>
            <w:fldChar w:fldCharType="begin"/>
          </w:r>
          <w:r>
            <w:rPr>
              <w:lang w:val="en-GB"/>
            </w:rPr>
            <w:instrText xml:space="preserve"> CITATION HuS21 \l 2057 </w:instrText>
          </w:r>
          <w:r>
            <w:rPr>
              <w:lang w:val="en-GB"/>
            </w:rPr>
            <w:fldChar w:fldCharType="separate"/>
          </w:r>
          <w:r>
            <w:rPr>
              <w:noProof/>
              <w:lang w:val="en-GB"/>
            </w:rPr>
            <w:t xml:space="preserve"> </w:t>
          </w:r>
          <w:r w:rsidRPr="003642E4">
            <w:rPr>
              <w:noProof/>
              <w:lang w:val="en-GB"/>
            </w:rPr>
            <w:t>[5]</w:t>
          </w:r>
          <w:r>
            <w:rPr>
              <w:lang w:val="en-GB"/>
            </w:rPr>
            <w:fldChar w:fldCharType="end"/>
          </w:r>
        </w:sdtContent>
      </w:sdt>
      <w:commentRangeEnd w:id="164"/>
      <w:r w:rsidR="005655AA">
        <w:rPr>
          <w:rStyle w:val="CommentReference"/>
        </w:rPr>
        <w:commentReference w:id="164"/>
      </w:r>
      <w:r>
        <w:rPr>
          <w:lang w:val="en-GB"/>
        </w:rPr>
        <w:t xml:space="preserve"> không đưa nông hộ chăn nuôi vào mô hình mô phỏng sẽ là một thiếu sót lớn.</w:t>
      </w:r>
    </w:p>
    <w:p w14:paraId="6E199EFC" w14:textId="77777777" w:rsidR="009442F1" w:rsidRDefault="009442F1" w:rsidP="0038083D">
      <w:pPr>
        <w:pStyle w:val="ListParagraph"/>
        <w:numPr>
          <w:ilvl w:val="0"/>
          <w:numId w:val="19"/>
        </w:numPr>
        <w:ind w:left="567" w:hanging="567"/>
        <w:jc w:val="both"/>
        <w:rPr>
          <w:lang w:val="en-GB"/>
        </w:rPr>
      </w:pPr>
      <w:r>
        <w:rPr>
          <w:lang w:val="en-GB"/>
        </w:rPr>
        <w:t>Mô hình mô phỏng bởi công cụ GAMA cho góc nhìn trực quan về sự lây lan, tốc độ lây lan trên bản đồ Hà Nội. Mô hình mô phỏng còn cho phép thay đổi các tham số một cách trực quan để tạo nên các kịch bản riêng biệt và kết hợp khác nhau.</w:t>
      </w:r>
    </w:p>
    <w:p w14:paraId="67F512D2" w14:textId="61D4DD8D" w:rsidR="009442F1" w:rsidRDefault="009442F1" w:rsidP="0038083D">
      <w:pPr>
        <w:pStyle w:val="ListParagraph"/>
        <w:numPr>
          <w:ilvl w:val="0"/>
          <w:numId w:val="19"/>
        </w:numPr>
        <w:ind w:left="567" w:hanging="567"/>
        <w:jc w:val="both"/>
        <w:rPr>
          <w:lang w:val="en-GB"/>
        </w:rPr>
      </w:pPr>
      <w:r>
        <w:rPr>
          <w:lang w:val="en-GB"/>
        </w:rPr>
        <w:t xml:space="preserve">Bổ sung thêm kịch bản hạn chế di chuyển của tất cả các trang trại, qua đó thấy được biện pháp này có tác động nhanh hơn so với hạn chế di chuyển của các trang trại bị nhiễm bệnh. Tuy nhiên phương pháp này </w:t>
      </w:r>
      <w:r w:rsidR="00F10815">
        <w:rPr>
          <w:lang w:val="en-GB"/>
        </w:rPr>
        <w:t xml:space="preserve">phải </w:t>
      </w:r>
      <w:r>
        <w:rPr>
          <w:lang w:val="en-GB"/>
        </w:rPr>
        <w:t>đánh đổi bằng lợi ích kinh tế khi ngay cả các trang trại không bị nhiễm bệnh cũng bị hạn chế di chuyển.</w:t>
      </w:r>
    </w:p>
    <w:p w14:paraId="3FDFE412" w14:textId="3E445260" w:rsidR="009442F1" w:rsidRPr="002564A3" w:rsidRDefault="009442F1" w:rsidP="0038083D">
      <w:pPr>
        <w:pStyle w:val="ListParagraph"/>
        <w:numPr>
          <w:ilvl w:val="0"/>
          <w:numId w:val="19"/>
        </w:numPr>
        <w:ind w:left="567" w:hanging="567"/>
        <w:jc w:val="both"/>
        <w:rPr>
          <w:lang w:val="en-GB"/>
        </w:rPr>
      </w:pPr>
      <w:r>
        <w:rPr>
          <w:lang w:val="en-GB"/>
        </w:rPr>
        <w:t>Mô hình mô phỏng đã xây dựng</w:t>
      </w:r>
      <w:r w:rsidRPr="00667E23">
        <w:rPr>
          <w:lang w:val="en-GB"/>
        </w:rPr>
        <w:t xml:space="preserve"> </w:t>
      </w:r>
      <w:r>
        <w:rPr>
          <w:lang w:val="en-GB"/>
        </w:rPr>
        <w:t>có một đặc điểm n</w:t>
      </w:r>
      <w:r w:rsidR="00F10815">
        <w:rPr>
          <w:lang w:val="en-GB"/>
        </w:rPr>
        <w:t>ổ</w:t>
      </w:r>
      <w:r>
        <w:rPr>
          <w:lang w:val="en-GB"/>
        </w:rPr>
        <w:t xml:space="preserve">i bật khác với các mô hình NAADSM nói chung và các mô hình của H.S Lee và cộng sự về lan truyền ASF ở Việt Nam là cấu trúc liên hệ của một trang trại sẽ được giữ nguyên trong quá trình mô phỏng nhưng vẫn đảm bảo được số lần tiếp xúc với các trang trại khác được cập nhật hàng tuần. </w:t>
      </w:r>
      <w:commentRangeStart w:id="165"/>
      <w:r>
        <w:rPr>
          <w:lang w:val="en-GB"/>
        </w:rPr>
        <w:t>Điều này sẽ gần với thực tế hơn so với việc tái tạo lại ngẫu nhiên cấu trúc liên hệ khi tính lại số lần tiếp xúc mới mỗi tuần.</w:t>
      </w:r>
      <w:commentRangeEnd w:id="165"/>
      <w:r w:rsidR="00F10815">
        <w:rPr>
          <w:rStyle w:val="CommentReference"/>
        </w:rPr>
        <w:commentReference w:id="165"/>
      </w:r>
    </w:p>
    <w:p w14:paraId="0B3D61F5" w14:textId="77777777" w:rsidR="009442F1" w:rsidRPr="000710D5" w:rsidRDefault="009442F1" w:rsidP="0038083D">
      <w:pPr>
        <w:pStyle w:val="Heading2"/>
        <w:jc w:val="both"/>
        <w:rPr>
          <w:lang w:val="en-GB"/>
        </w:rPr>
      </w:pPr>
      <w:bookmarkStart w:id="166" w:name="_Toc96691715"/>
      <w:r w:rsidRPr="00A01A1F">
        <w:rPr>
          <w:lang w:val="en-GB"/>
        </w:rPr>
        <w:t xml:space="preserve">Những điểm </w:t>
      </w:r>
      <w:r>
        <w:rPr>
          <w:lang w:val="en-GB"/>
        </w:rPr>
        <w:t>thay đổi</w:t>
      </w:r>
      <w:r w:rsidRPr="00A01A1F">
        <w:rPr>
          <w:lang w:val="en-GB"/>
        </w:rPr>
        <w:t xml:space="preserve"> </w:t>
      </w:r>
      <w:r>
        <w:rPr>
          <w:lang w:val="en-GB"/>
        </w:rPr>
        <w:t>so với mô hình của H.S Lee và cộng sự năm 2020</w:t>
      </w:r>
      <w:bookmarkEnd w:id="166"/>
    </w:p>
    <w:p w14:paraId="4CE39832" w14:textId="31CEE6A4" w:rsidR="009442F1" w:rsidRDefault="009442F1" w:rsidP="0038083D">
      <w:pPr>
        <w:pStyle w:val="ListParagraph"/>
        <w:numPr>
          <w:ilvl w:val="0"/>
          <w:numId w:val="20"/>
        </w:numPr>
        <w:ind w:left="567" w:hanging="567"/>
        <w:jc w:val="both"/>
        <w:rPr>
          <w:lang w:val="en-GB"/>
        </w:rPr>
      </w:pPr>
      <w:r>
        <w:rPr>
          <w:lang w:val="en-GB"/>
        </w:rPr>
        <w:t xml:space="preserve">Việc sử dụng phân phối khoảng cách để lựa chọn trang trại là đích của sự lây nhiễm được thay thế bằng lấy trang trại ngẫu nhiên nằm trong bán kính cho trước. Điều này sẽ không gây ra nhiều thay đổi cho kết quả mô phỏng vì mật độ các trang trại khá dày đặc so với số liên hệ mà từng trang trại có. Mặt khác nếu lấy ngẫu nhiên trang trại nằm trong bán kính cho trước sẽ giúp giảm gánh nặng tính toán cho mô phỏng. Hơn thế nữa GAMA đã hỗ trợ hàm lấy ngẫu nhiên một đối tượng trong bán kính cho trước, trong khi không hỗ trợ hàm phân phối khoảng cách PERT. </w:t>
      </w:r>
    </w:p>
    <w:p w14:paraId="525285BD" w14:textId="1C04F301" w:rsidR="009442F1" w:rsidRDefault="009442F1" w:rsidP="0038083D">
      <w:pPr>
        <w:pStyle w:val="ListParagraph"/>
        <w:numPr>
          <w:ilvl w:val="0"/>
          <w:numId w:val="20"/>
        </w:numPr>
        <w:ind w:left="567" w:hanging="567"/>
        <w:jc w:val="both"/>
        <w:rPr>
          <w:lang w:val="en-GB"/>
        </w:rPr>
      </w:pPr>
      <w:r>
        <w:rPr>
          <w:lang w:val="en-GB"/>
        </w:rPr>
        <w:lastRenderedPageBreak/>
        <w:t>Tỉ lệ các trang trại lớn – vừa – nhỏ không còn là 5 – 25 – 70 % mà được lấy từ số liệu thực tế. Quy mô các trang trại cũng có sự thay đổi theo Luật chăn nuôi 2018</w:t>
      </w:r>
      <w:del w:id="167" w:author="Nguyen Quang Huy - HuyNQ52 (GAM.DAP)" w:date="2022-02-28T22:59:00Z">
        <w:r w:rsidDel="007A338C">
          <w:rPr>
            <w:lang w:val="en-GB"/>
          </w:rPr>
          <w:delText xml:space="preserve"> </w:delText>
        </w:r>
        <w:commentRangeStart w:id="168"/>
        <w:r w:rsidDel="007A338C">
          <w:rPr>
            <w:lang w:val="en-GB"/>
          </w:rPr>
          <w:delText>mới ban hành</w:delText>
        </w:r>
        <w:commentRangeEnd w:id="168"/>
        <w:r w:rsidR="00E54D94" w:rsidDel="007A338C">
          <w:rPr>
            <w:rStyle w:val="CommentReference"/>
          </w:rPr>
          <w:commentReference w:id="168"/>
        </w:r>
      </w:del>
      <w:r>
        <w:rPr>
          <w:lang w:val="en-GB"/>
        </w:rPr>
        <w:t>. Theo đó trang trại nhỏ có số lượng lợn dưới 30 con, trang trại vừa có số lượng lợn từ 30 đến dưới 300 con, trang trại lớn có trên 300 con. Do những sự thay đổi này, mô hình mô phỏng đã xây dựng gần hơn với thực tế.</w:t>
      </w:r>
    </w:p>
    <w:p w14:paraId="42E179C1" w14:textId="77777777" w:rsidR="009442F1" w:rsidRPr="000710D5" w:rsidRDefault="009442F1" w:rsidP="0038083D">
      <w:pPr>
        <w:pStyle w:val="Heading2"/>
        <w:jc w:val="both"/>
        <w:rPr>
          <w:lang w:val="en-GB"/>
        </w:rPr>
      </w:pPr>
      <w:bookmarkStart w:id="169" w:name="_Toc96691716"/>
      <w:r w:rsidRPr="005B4BBD">
        <w:rPr>
          <w:lang w:val="en-GB"/>
        </w:rPr>
        <w:t>Những hạn chế của mô hình mô phỏng</w:t>
      </w:r>
      <w:bookmarkEnd w:id="169"/>
    </w:p>
    <w:p w14:paraId="5F08AFA3" w14:textId="6972FF50" w:rsidR="009442F1" w:rsidRDefault="009442F1" w:rsidP="0038083D">
      <w:pPr>
        <w:pStyle w:val="ListParagraph"/>
        <w:numPr>
          <w:ilvl w:val="0"/>
          <w:numId w:val="21"/>
        </w:numPr>
        <w:ind w:left="567" w:hanging="567"/>
        <w:jc w:val="both"/>
        <w:rPr>
          <w:lang w:val="en-GB"/>
        </w:rPr>
      </w:pPr>
      <w:commentRangeStart w:id="170"/>
      <w:r>
        <w:rPr>
          <w:lang w:val="en-GB"/>
        </w:rPr>
        <w:t xml:space="preserve">Mô hình mô phỏng không cho phép các trang trại vừa tái đàn sau khi bị nhiễm bệnh. Mô hình chỉ giữ lại thông số về tái đàn cho trang trại lớn. </w:t>
      </w:r>
      <w:commentRangeEnd w:id="170"/>
      <w:r w:rsidR="0032561A">
        <w:rPr>
          <w:rStyle w:val="CommentReference"/>
        </w:rPr>
        <w:commentReference w:id="170"/>
      </w:r>
      <w:r>
        <w:rPr>
          <w:lang w:val="en-GB"/>
        </w:rPr>
        <w:t xml:space="preserve">Theo đó, sau 4 tuần kể từ khi nhiễm bệnh, các trang trại lớn được giả thiết là cho phép tái đàn, tức là loại bỏ trạng thái bị nhiễm bệnh và </w:t>
      </w:r>
      <w:commentRangeStart w:id="171"/>
      <w:r>
        <w:rPr>
          <w:lang w:val="en-GB"/>
        </w:rPr>
        <w:t>ti</w:t>
      </w:r>
      <w:r w:rsidR="007A7D11">
        <w:rPr>
          <w:lang w:val="en-GB"/>
        </w:rPr>
        <w:t>ế</w:t>
      </w:r>
      <w:r>
        <w:rPr>
          <w:lang w:val="en-GB"/>
        </w:rPr>
        <w:t>p tục tham gia vào mô phỏng</w:t>
      </w:r>
      <w:commentRangeEnd w:id="171"/>
      <w:r w:rsidR="007A7D11">
        <w:rPr>
          <w:rStyle w:val="CommentReference"/>
        </w:rPr>
        <w:commentReference w:id="171"/>
      </w:r>
      <w:r>
        <w:rPr>
          <w:lang w:val="en-GB"/>
        </w:rPr>
        <w:t xml:space="preserve"> và hoàn toàn có thể tái nhiễm</w:t>
      </w:r>
      <w:r w:rsidR="007A7D11">
        <w:rPr>
          <w:lang w:val="en-GB"/>
        </w:rPr>
        <w:t>.</w:t>
      </w:r>
    </w:p>
    <w:p w14:paraId="6B46E7D7" w14:textId="77777777" w:rsidR="0072389C" w:rsidRPr="00610470" w:rsidRDefault="0072389C" w:rsidP="0038083D">
      <w:pPr>
        <w:jc w:val="both"/>
        <w:rPr>
          <w:rFonts w:eastAsiaTheme="majorEastAsia" w:cstheme="majorBidi"/>
          <w:b/>
          <w:szCs w:val="26"/>
          <w:lang w:val="en-GB"/>
        </w:rPr>
      </w:pPr>
    </w:p>
    <w:p w14:paraId="1A3904F7" w14:textId="77777777" w:rsidR="003B76DC" w:rsidRPr="003B76DC" w:rsidRDefault="003B76DC" w:rsidP="0038083D">
      <w:pPr>
        <w:jc w:val="both"/>
        <w:rPr>
          <w:lang w:val="en-GB"/>
        </w:rPr>
      </w:pPr>
    </w:p>
    <w:p w14:paraId="188033E7" w14:textId="77777777" w:rsidR="00C716BA" w:rsidRDefault="00C716BA" w:rsidP="0038083D">
      <w:pPr>
        <w:jc w:val="both"/>
        <w:rPr>
          <w:rFonts w:eastAsiaTheme="majorEastAsia" w:cstheme="majorBidi"/>
          <w:szCs w:val="32"/>
          <w:lang w:val="en-GB"/>
        </w:rPr>
      </w:pPr>
      <w:r>
        <w:rPr>
          <w:lang w:val="en-GB"/>
        </w:rPr>
        <w:br w:type="page"/>
      </w:r>
    </w:p>
    <w:p w14:paraId="0953D2ED" w14:textId="77777777" w:rsidR="00530FC8" w:rsidRDefault="00530FC8" w:rsidP="0038083D">
      <w:pPr>
        <w:pStyle w:val="Heading1"/>
        <w:numPr>
          <w:ilvl w:val="0"/>
          <w:numId w:val="0"/>
        </w:numPr>
        <w:spacing w:before="0"/>
        <w:jc w:val="both"/>
        <w:rPr>
          <w:lang w:val="en-GB"/>
        </w:rPr>
      </w:pPr>
      <w:bookmarkStart w:id="172" w:name="_Toc96691717"/>
      <w:r>
        <w:rPr>
          <w:lang w:val="en-GB"/>
        </w:rPr>
        <w:lastRenderedPageBreak/>
        <w:t>KẾT LUẬN</w:t>
      </w:r>
      <w:bookmarkEnd w:id="172"/>
    </w:p>
    <w:p w14:paraId="6FCF95CD" w14:textId="77777777" w:rsidR="0038083D" w:rsidRPr="0038083D" w:rsidRDefault="0038083D" w:rsidP="0038083D">
      <w:pPr>
        <w:pStyle w:val="ListParagraph"/>
        <w:numPr>
          <w:ilvl w:val="0"/>
          <w:numId w:val="22"/>
        </w:numPr>
        <w:ind w:left="567" w:hanging="567"/>
        <w:rPr>
          <w:lang w:val="en-GB"/>
        </w:rPr>
      </w:pPr>
      <w:r w:rsidRPr="0038083D">
        <w:rPr>
          <w:lang w:val="en-GB"/>
        </w:rPr>
        <w:t>Tiếp xúc gián tiếp đóng vai trò chính trong lây lan ASF ở Hà Nội. Trong số các loại hình trang trại, các trang trại vừa và nhỏ đóng vai trò chủ yếu trong lây lan ASF</w:t>
      </w:r>
    </w:p>
    <w:p w14:paraId="09B2D329" w14:textId="4B56353E" w:rsidR="0038083D" w:rsidRPr="0038083D" w:rsidRDefault="0038083D" w:rsidP="0038083D">
      <w:pPr>
        <w:pStyle w:val="ListParagraph"/>
        <w:numPr>
          <w:ilvl w:val="0"/>
          <w:numId w:val="22"/>
        </w:numPr>
        <w:ind w:left="567" w:hanging="567"/>
        <w:rPr>
          <w:lang w:val="en-GB"/>
        </w:rPr>
      </w:pPr>
      <w:r w:rsidRPr="0038083D">
        <w:rPr>
          <w:lang w:val="en-GB"/>
        </w:rPr>
        <w:t xml:space="preserve">Việc hạn chế di chuyển của các trang trại bị nhiễm bệnh góp phần làm giảm tốc độ lây lan ASF. Hạn chế di chuyển của tất cả các trang trại trên địa bàn sẽ giúp kiểm soát dịch tốt hơn tuy nhiên sẽ phải đánh đổi </w:t>
      </w:r>
      <w:r w:rsidR="00ED0830">
        <w:rPr>
          <w:lang w:val="en-GB"/>
        </w:rPr>
        <w:t xml:space="preserve">bằng </w:t>
      </w:r>
      <w:r w:rsidRPr="0038083D">
        <w:rPr>
          <w:lang w:val="en-GB"/>
        </w:rPr>
        <w:t>lợi ích kinh tế. Nâng cao an toàn sinh học cho các trang trại vừa và nhỏ cũng là một phương pháp hiệu quả trong các biện pháp chống dịch. Việc tiêu hủy sớm là phương pháp hiệu quả nhất để ngăn chặn dịch lây lan</w:t>
      </w:r>
      <w:r w:rsidR="00ED0830">
        <w:rPr>
          <w:lang w:val="en-GB"/>
        </w:rPr>
        <w:t xml:space="preserve"> trong trường hợp chưa có vắc xin.</w:t>
      </w:r>
    </w:p>
    <w:p w14:paraId="2C5B7EC6" w14:textId="77777777" w:rsidR="0038083D" w:rsidRPr="0038083D" w:rsidRDefault="0038083D" w:rsidP="0038083D">
      <w:pPr>
        <w:pStyle w:val="ListParagraph"/>
        <w:numPr>
          <w:ilvl w:val="0"/>
          <w:numId w:val="22"/>
        </w:numPr>
        <w:ind w:left="567" w:hanging="567"/>
        <w:rPr>
          <w:lang w:val="en-GB"/>
        </w:rPr>
      </w:pPr>
      <w:r w:rsidRPr="0038083D">
        <w:rPr>
          <w:lang w:val="en-GB"/>
        </w:rPr>
        <w:t xml:space="preserve">Mô hình NAADSM là một mô hình hiệu quả trong mô phỏng lây lan dịch bệnh nói chung và ASF nói riêng. Công cụ GAMA là một công cụ mạnh, hiệu quả và trực quan để mô phỏng các hệ </w:t>
      </w:r>
      <w:commentRangeStart w:id="173"/>
      <w:r w:rsidRPr="0038083D">
        <w:rPr>
          <w:lang w:val="en-GB"/>
        </w:rPr>
        <w:t>agent-based</w:t>
      </w:r>
      <w:commentRangeEnd w:id="173"/>
      <w:r w:rsidR="00674401">
        <w:rPr>
          <w:rStyle w:val="CommentReference"/>
        </w:rPr>
        <w:commentReference w:id="173"/>
      </w:r>
      <w:r w:rsidRPr="0038083D">
        <w:rPr>
          <w:lang w:val="en-GB"/>
        </w:rPr>
        <w:t>.</w:t>
      </w:r>
    </w:p>
    <w:p w14:paraId="4D1B3238" w14:textId="77777777" w:rsidR="009E03A6" w:rsidRPr="0038083D" w:rsidRDefault="009E03A6" w:rsidP="0038083D">
      <w:pPr>
        <w:pStyle w:val="ListParagraph"/>
        <w:numPr>
          <w:ilvl w:val="0"/>
          <w:numId w:val="22"/>
        </w:numPr>
        <w:ind w:left="567" w:hanging="567"/>
        <w:jc w:val="both"/>
        <w:rPr>
          <w:rFonts w:eastAsiaTheme="majorEastAsia" w:cstheme="majorBidi"/>
          <w:szCs w:val="32"/>
          <w:lang w:val="en-GB"/>
        </w:rPr>
      </w:pPr>
      <w:r w:rsidRPr="0038083D">
        <w:rPr>
          <w:lang w:val="en-GB"/>
        </w:rPr>
        <w:br w:type="page"/>
      </w:r>
    </w:p>
    <w:p w14:paraId="27626257" w14:textId="77777777" w:rsidR="00564B8D" w:rsidRPr="00564B8D" w:rsidRDefault="00530FC8" w:rsidP="00564B8D">
      <w:pPr>
        <w:pStyle w:val="Heading1"/>
        <w:numPr>
          <w:ilvl w:val="0"/>
          <w:numId w:val="0"/>
        </w:numPr>
        <w:ind w:left="432"/>
        <w:jc w:val="both"/>
        <w:rPr>
          <w:lang w:val="en-GB"/>
        </w:rPr>
      </w:pPr>
      <w:bookmarkStart w:id="174" w:name="_Toc96691718"/>
      <w:r w:rsidRPr="00412531">
        <w:rPr>
          <w:lang w:val="en-GB"/>
        </w:rPr>
        <w:lastRenderedPageBreak/>
        <w:t>TÀI LIỆU THAM KHẢO</w:t>
      </w:r>
      <w:bookmarkEnd w:id="174"/>
      <w:commentRangeStart w:id="175"/>
      <w:r w:rsidR="00564B8D">
        <w:rPr>
          <w:lang w:val="en-GB"/>
        </w:rPr>
        <w:fldChar w:fldCharType="begin"/>
      </w:r>
      <w:r w:rsidR="00564B8D">
        <w:rPr>
          <w:lang w:val="en-GB"/>
        </w:rPr>
        <w:instrText xml:space="preserve"> BIBLIOGRAPHY  \l 2057 </w:instrText>
      </w:r>
      <w:r w:rsidR="00564B8D">
        <w:rPr>
          <w:lang w:val="en-GB"/>
        </w:rPr>
        <w:fldChar w:fldCharType="separate"/>
      </w:r>
    </w:p>
    <w:tbl>
      <w:tblPr>
        <w:tblW w:w="5100" w:type="pct"/>
        <w:tblCellSpacing w:w="15" w:type="dxa"/>
        <w:tblCellMar>
          <w:top w:w="15" w:type="dxa"/>
          <w:left w:w="15" w:type="dxa"/>
          <w:bottom w:w="15" w:type="dxa"/>
          <w:right w:w="15" w:type="dxa"/>
        </w:tblCellMar>
        <w:tblLook w:val="04A0" w:firstRow="1" w:lastRow="0" w:firstColumn="1" w:lastColumn="0" w:noHBand="0" w:noVBand="1"/>
      </w:tblPr>
      <w:tblGrid>
        <w:gridCol w:w="542"/>
        <w:gridCol w:w="8800"/>
      </w:tblGrid>
      <w:tr w:rsidR="00564B8D" w14:paraId="0DFA8CB5" w14:textId="77777777" w:rsidTr="00564B8D">
        <w:trPr>
          <w:divId w:val="1300114500"/>
          <w:tblCellSpacing w:w="15" w:type="dxa"/>
        </w:trPr>
        <w:tc>
          <w:tcPr>
            <w:tcW w:w="359" w:type="pct"/>
            <w:hideMark/>
          </w:tcPr>
          <w:p w14:paraId="04636ED6" w14:textId="77777777" w:rsidR="00564B8D" w:rsidRDefault="00564B8D">
            <w:pPr>
              <w:pStyle w:val="Bibliography"/>
              <w:rPr>
                <w:noProof/>
                <w:sz w:val="24"/>
                <w:szCs w:val="24"/>
                <w:lang w:val="en-GB"/>
              </w:rPr>
            </w:pPr>
            <w:r>
              <w:rPr>
                <w:noProof/>
                <w:lang w:val="en-GB"/>
              </w:rPr>
              <w:t xml:space="preserve">[1] </w:t>
            </w:r>
          </w:p>
        </w:tc>
        <w:tc>
          <w:tcPr>
            <w:tcW w:w="0" w:type="auto"/>
            <w:hideMark/>
          </w:tcPr>
          <w:p w14:paraId="759FC94D" w14:textId="77777777" w:rsidR="00564B8D" w:rsidRDefault="00564B8D">
            <w:pPr>
              <w:pStyle w:val="Bibliography"/>
              <w:rPr>
                <w:noProof/>
                <w:lang w:val="en-GB"/>
              </w:rPr>
            </w:pPr>
            <w:r>
              <w:rPr>
                <w:noProof/>
                <w:lang w:val="en-GB"/>
              </w:rPr>
              <w:t xml:space="preserve">https://www.gso.gov.vn/du-lieu-va-so-lieu-thong-ke/2021/06/thong-cao-bao-chi-ve-ket-qua-dieu-tra-nong-thon-nong-nghiep-giua-ky-nam-2020/. </w:t>
            </w:r>
          </w:p>
        </w:tc>
      </w:tr>
      <w:tr w:rsidR="00564B8D" w14:paraId="69BAAC91" w14:textId="77777777" w:rsidTr="00564B8D">
        <w:trPr>
          <w:divId w:val="1300114500"/>
          <w:tblCellSpacing w:w="15" w:type="dxa"/>
        </w:trPr>
        <w:tc>
          <w:tcPr>
            <w:tcW w:w="359" w:type="pct"/>
            <w:hideMark/>
          </w:tcPr>
          <w:p w14:paraId="5FF4A76F" w14:textId="77777777" w:rsidR="00564B8D" w:rsidRDefault="00564B8D">
            <w:pPr>
              <w:pStyle w:val="Bibliography"/>
              <w:rPr>
                <w:noProof/>
                <w:lang w:val="en-GB"/>
              </w:rPr>
            </w:pPr>
            <w:r>
              <w:rPr>
                <w:noProof/>
                <w:lang w:val="en-GB"/>
              </w:rPr>
              <w:t xml:space="preserve">[2] </w:t>
            </w:r>
          </w:p>
        </w:tc>
        <w:tc>
          <w:tcPr>
            <w:tcW w:w="0" w:type="auto"/>
            <w:hideMark/>
          </w:tcPr>
          <w:p w14:paraId="47C8498E" w14:textId="77777777" w:rsidR="00564B8D" w:rsidRDefault="00564B8D">
            <w:pPr>
              <w:pStyle w:val="Bibliography"/>
              <w:rPr>
                <w:noProof/>
                <w:lang w:val="en-GB"/>
              </w:rPr>
            </w:pPr>
            <w:r>
              <w:rPr>
                <w:noProof/>
                <w:lang w:val="en-GB"/>
              </w:rPr>
              <w:t xml:space="preserve">http://agro.gov.vn/vn/tID25578_Nganh-chan-nuoi-lon-Buc-tranh-10-nam-toi.html. </w:t>
            </w:r>
          </w:p>
        </w:tc>
      </w:tr>
      <w:tr w:rsidR="00564B8D" w14:paraId="0F20545C" w14:textId="77777777" w:rsidTr="00564B8D">
        <w:trPr>
          <w:divId w:val="1300114500"/>
          <w:tblCellSpacing w:w="15" w:type="dxa"/>
        </w:trPr>
        <w:tc>
          <w:tcPr>
            <w:tcW w:w="359" w:type="pct"/>
            <w:hideMark/>
          </w:tcPr>
          <w:p w14:paraId="397B2AAA" w14:textId="77777777" w:rsidR="00564B8D" w:rsidRDefault="00564B8D">
            <w:pPr>
              <w:pStyle w:val="Bibliography"/>
              <w:rPr>
                <w:noProof/>
                <w:lang w:val="en-GB"/>
              </w:rPr>
            </w:pPr>
            <w:r>
              <w:rPr>
                <w:noProof/>
                <w:lang w:val="en-GB"/>
              </w:rPr>
              <w:t xml:space="preserve">[3] </w:t>
            </w:r>
          </w:p>
        </w:tc>
        <w:tc>
          <w:tcPr>
            <w:tcW w:w="0" w:type="auto"/>
            <w:hideMark/>
          </w:tcPr>
          <w:p w14:paraId="45209C7E" w14:textId="77777777" w:rsidR="00564B8D" w:rsidRDefault="00564B8D">
            <w:pPr>
              <w:pStyle w:val="Bibliography"/>
              <w:rPr>
                <w:noProof/>
                <w:lang w:val="en-GB"/>
              </w:rPr>
            </w:pPr>
            <w:r>
              <w:rPr>
                <w:noProof/>
                <w:lang w:val="en-GB"/>
              </w:rPr>
              <w:t xml:space="preserve">http://www.cucthuy.gov.vn/Pages/cap-bach-ngan-chan-khong-giau-dich-ta-lon-chau-phi.aspx. </w:t>
            </w:r>
            <w:bookmarkStart w:id="176" w:name="_GoBack"/>
            <w:bookmarkEnd w:id="176"/>
          </w:p>
        </w:tc>
      </w:tr>
      <w:tr w:rsidR="00564B8D" w14:paraId="658C658E" w14:textId="77777777" w:rsidTr="00564B8D">
        <w:trPr>
          <w:divId w:val="1300114500"/>
          <w:tblCellSpacing w:w="15" w:type="dxa"/>
        </w:trPr>
        <w:tc>
          <w:tcPr>
            <w:tcW w:w="359" w:type="pct"/>
            <w:hideMark/>
          </w:tcPr>
          <w:p w14:paraId="665104F1" w14:textId="77777777" w:rsidR="00564B8D" w:rsidRDefault="00564B8D">
            <w:pPr>
              <w:pStyle w:val="Bibliography"/>
              <w:rPr>
                <w:noProof/>
                <w:lang w:val="en-GB"/>
              </w:rPr>
            </w:pPr>
            <w:r>
              <w:rPr>
                <w:noProof/>
                <w:lang w:val="en-GB"/>
              </w:rPr>
              <w:t xml:space="preserve">[4] </w:t>
            </w:r>
          </w:p>
        </w:tc>
        <w:tc>
          <w:tcPr>
            <w:tcW w:w="0" w:type="auto"/>
            <w:hideMark/>
          </w:tcPr>
          <w:p w14:paraId="4D37823E" w14:textId="77777777" w:rsidR="00564B8D" w:rsidRDefault="00564B8D">
            <w:pPr>
              <w:pStyle w:val="Bibliography"/>
              <w:rPr>
                <w:noProof/>
                <w:lang w:val="en-GB"/>
              </w:rPr>
            </w:pPr>
            <w:r>
              <w:rPr>
                <w:noProof/>
                <w:lang w:val="en-GB"/>
              </w:rPr>
              <w:t xml:space="preserve">http://channuoivietnam.com/thong-ke-chan-nuoi/. </w:t>
            </w:r>
          </w:p>
        </w:tc>
      </w:tr>
      <w:tr w:rsidR="00564B8D" w14:paraId="5AE8CEE1" w14:textId="77777777" w:rsidTr="00564B8D">
        <w:trPr>
          <w:divId w:val="1300114500"/>
          <w:tblCellSpacing w:w="15" w:type="dxa"/>
        </w:trPr>
        <w:tc>
          <w:tcPr>
            <w:tcW w:w="359" w:type="pct"/>
            <w:hideMark/>
          </w:tcPr>
          <w:p w14:paraId="5620DB0A" w14:textId="77777777" w:rsidR="00564B8D" w:rsidRDefault="00564B8D">
            <w:pPr>
              <w:pStyle w:val="Bibliography"/>
              <w:rPr>
                <w:noProof/>
                <w:lang w:val="en-GB"/>
              </w:rPr>
            </w:pPr>
            <w:r>
              <w:rPr>
                <w:noProof/>
                <w:lang w:val="en-GB"/>
              </w:rPr>
              <w:t xml:space="preserve">[5] </w:t>
            </w:r>
          </w:p>
        </w:tc>
        <w:tc>
          <w:tcPr>
            <w:tcW w:w="0" w:type="auto"/>
            <w:hideMark/>
          </w:tcPr>
          <w:p w14:paraId="45800266" w14:textId="77777777" w:rsidR="00564B8D" w:rsidRDefault="00564B8D">
            <w:pPr>
              <w:pStyle w:val="Bibliography"/>
              <w:rPr>
                <w:noProof/>
                <w:lang w:val="en-GB"/>
              </w:rPr>
            </w:pPr>
            <w:r>
              <w:rPr>
                <w:noProof/>
                <w:lang w:val="en-GB"/>
              </w:rPr>
              <w:t xml:space="preserve">https://academic.oup.com/af/article/10/4/30/5943513?login=false. </w:t>
            </w:r>
          </w:p>
        </w:tc>
      </w:tr>
      <w:tr w:rsidR="00564B8D" w14:paraId="6D4CDE27" w14:textId="77777777" w:rsidTr="00564B8D">
        <w:trPr>
          <w:divId w:val="1300114500"/>
          <w:tblCellSpacing w:w="15" w:type="dxa"/>
        </w:trPr>
        <w:tc>
          <w:tcPr>
            <w:tcW w:w="359" w:type="pct"/>
            <w:hideMark/>
          </w:tcPr>
          <w:p w14:paraId="3055870C" w14:textId="77777777" w:rsidR="00564B8D" w:rsidRDefault="00564B8D">
            <w:pPr>
              <w:pStyle w:val="Bibliography"/>
              <w:rPr>
                <w:noProof/>
                <w:lang w:val="en-GB"/>
              </w:rPr>
            </w:pPr>
            <w:r>
              <w:rPr>
                <w:noProof/>
                <w:lang w:val="en-GB"/>
              </w:rPr>
              <w:t xml:space="preserve">[6] </w:t>
            </w:r>
          </w:p>
        </w:tc>
        <w:tc>
          <w:tcPr>
            <w:tcW w:w="0" w:type="auto"/>
            <w:hideMark/>
          </w:tcPr>
          <w:p w14:paraId="5C2AB41F" w14:textId="77777777" w:rsidR="00564B8D" w:rsidRDefault="00564B8D">
            <w:pPr>
              <w:pStyle w:val="Bibliography"/>
              <w:rPr>
                <w:noProof/>
                <w:lang w:val="en-GB"/>
              </w:rPr>
            </w:pPr>
            <w:r>
              <w:rPr>
                <w:noProof/>
                <w:lang w:val="en-GB"/>
              </w:rPr>
              <w:t xml:space="preserve">Brandon H Hayes et al, Mechanistic modelling of African swine fever: A systematic review, 2011. </w:t>
            </w:r>
          </w:p>
        </w:tc>
      </w:tr>
      <w:tr w:rsidR="00564B8D" w14:paraId="16DB4DBA" w14:textId="77777777" w:rsidTr="00564B8D">
        <w:trPr>
          <w:divId w:val="1300114500"/>
          <w:tblCellSpacing w:w="15" w:type="dxa"/>
        </w:trPr>
        <w:tc>
          <w:tcPr>
            <w:tcW w:w="359" w:type="pct"/>
            <w:hideMark/>
          </w:tcPr>
          <w:p w14:paraId="38F376A7" w14:textId="77777777" w:rsidR="00564B8D" w:rsidRDefault="00564B8D">
            <w:pPr>
              <w:pStyle w:val="Bibliography"/>
              <w:rPr>
                <w:noProof/>
                <w:lang w:val="en-GB"/>
              </w:rPr>
            </w:pPr>
            <w:r>
              <w:rPr>
                <w:noProof/>
                <w:lang w:val="en-GB"/>
              </w:rPr>
              <w:t xml:space="preserve">[7] </w:t>
            </w:r>
          </w:p>
        </w:tc>
        <w:tc>
          <w:tcPr>
            <w:tcW w:w="0" w:type="auto"/>
            <w:hideMark/>
          </w:tcPr>
          <w:p w14:paraId="6F1BC180" w14:textId="77777777" w:rsidR="00564B8D" w:rsidRDefault="00564B8D">
            <w:pPr>
              <w:pStyle w:val="Bibliography"/>
              <w:rPr>
                <w:noProof/>
                <w:lang w:val="en-GB"/>
              </w:rPr>
            </w:pPr>
            <w:r>
              <w:rPr>
                <w:noProof/>
                <w:lang w:val="en-GB"/>
              </w:rPr>
              <w:t xml:space="preserve">Mike B Barongo et al, Estimating the basic reproductive number (R0) for African swine fever virus (ASFV) transmission between pig herds in Uganda, 2015. </w:t>
            </w:r>
          </w:p>
        </w:tc>
      </w:tr>
      <w:tr w:rsidR="00564B8D" w14:paraId="268F9F86" w14:textId="77777777" w:rsidTr="00564B8D">
        <w:trPr>
          <w:divId w:val="1300114500"/>
          <w:tblCellSpacing w:w="15" w:type="dxa"/>
        </w:trPr>
        <w:tc>
          <w:tcPr>
            <w:tcW w:w="359" w:type="pct"/>
            <w:hideMark/>
          </w:tcPr>
          <w:p w14:paraId="7641A6B8" w14:textId="77777777" w:rsidR="00564B8D" w:rsidRDefault="00564B8D">
            <w:pPr>
              <w:pStyle w:val="Bibliography"/>
              <w:rPr>
                <w:noProof/>
                <w:lang w:val="en-GB"/>
              </w:rPr>
            </w:pPr>
            <w:r>
              <w:rPr>
                <w:noProof/>
                <w:lang w:val="en-GB"/>
              </w:rPr>
              <w:t xml:space="preserve">[8] </w:t>
            </w:r>
          </w:p>
        </w:tc>
        <w:tc>
          <w:tcPr>
            <w:tcW w:w="0" w:type="auto"/>
            <w:hideMark/>
          </w:tcPr>
          <w:p w14:paraId="4FA5CBFE" w14:textId="77777777" w:rsidR="00564B8D" w:rsidRDefault="00564B8D">
            <w:pPr>
              <w:pStyle w:val="Bibliography"/>
              <w:rPr>
                <w:noProof/>
                <w:lang w:val="en-GB"/>
              </w:rPr>
            </w:pPr>
            <w:r>
              <w:rPr>
                <w:noProof/>
                <w:lang w:val="en-GB"/>
              </w:rPr>
              <w:t xml:space="preserve">K. B. Newman et al, Modelling Population Dynamics, 2014. </w:t>
            </w:r>
          </w:p>
        </w:tc>
      </w:tr>
      <w:tr w:rsidR="00564B8D" w14:paraId="6BD91749" w14:textId="77777777" w:rsidTr="00564B8D">
        <w:trPr>
          <w:divId w:val="1300114500"/>
          <w:tblCellSpacing w:w="15" w:type="dxa"/>
        </w:trPr>
        <w:tc>
          <w:tcPr>
            <w:tcW w:w="359" w:type="pct"/>
            <w:hideMark/>
          </w:tcPr>
          <w:p w14:paraId="6EE79FC2" w14:textId="77777777" w:rsidR="00564B8D" w:rsidRDefault="00564B8D">
            <w:pPr>
              <w:pStyle w:val="Bibliography"/>
              <w:rPr>
                <w:noProof/>
                <w:lang w:val="en-GB"/>
              </w:rPr>
            </w:pPr>
            <w:r>
              <w:rPr>
                <w:noProof/>
                <w:lang w:val="en-GB"/>
              </w:rPr>
              <w:t xml:space="preserve">[9] </w:t>
            </w:r>
          </w:p>
        </w:tc>
        <w:tc>
          <w:tcPr>
            <w:tcW w:w="0" w:type="auto"/>
            <w:hideMark/>
          </w:tcPr>
          <w:p w14:paraId="46E8CBA3" w14:textId="77777777" w:rsidR="00564B8D" w:rsidRDefault="00564B8D">
            <w:pPr>
              <w:pStyle w:val="Bibliography"/>
              <w:rPr>
                <w:noProof/>
                <w:lang w:val="en-GB"/>
              </w:rPr>
            </w:pPr>
            <w:r>
              <w:rPr>
                <w:noProof/>
                <w:lang w:val="en-GB"/>
              </w:rPr>
              <w:t xml:space="preserve">F. Edition, Fundamentals of Ecological Modelling, 2011. </w:t>
            </w:r>
          </w:p>
        </w:tc>
      </w:tr>
      <w:tr w:rsidR="00564B8D" w14:paraId="1A3F5884" w14:textId="77777777" w:rsidTr="00564B8D">
        <w:trPr>
          <w:divId w:val="1300114500"/>
          <w:tblCellSpacing w:w="15" w:type="dxa"/>
        </w:trPr>
        <w:tc>
          <w:tcPr>
            <w:tcW w:w="359" w:type="pct"/>
            <w:hideMark/>
          </w:tcPr>
          <w:p w14:paraId="025F3B04" w14:textId="77777777" w:rsidR="00564B8D" w:rsidRDefault="00564B8D">
            <w:pPr>
              <w:pStyle w:val="Bibliography"/>
              <w:rPr>
                <w:noProof/>
                <w:lang w:val="en-GB"/>
              </w:rPr>
            </w:pPr>
            <w:r>
              <w:rPr>
                <w:noProof/>
                <w:lang w:val="en-GB"/>
              </w:rPr>
              <w:t xml:space="preserve">[10] </w:t>
            </w:r>
          </w:p>
        </w:tc>
        <w:tc>
          <w:tcPr>
            <w:tcW w:w="0" w:type="auto"/>
            <w:hideMark/>
          </w:tcPr>
          <w:p w14:paraId="1A67C6B9" w14:textId="77777777" w:rsidR="00564B8D" w:rsidRDefault="00564B8D">
            <w:pPr>
              <w:pStyle w:val="Bibliography"/>
              <w:rPr>
                <w:noProof/>
                <w:lang w:val="en-GB"/>
              </w:rPr>
            </w:pPr>
            <w:r>
              <w:rPr>
                <w:noProof/>
                <w:lang w:val="en-GB"/>
              </w:rPr>
              <w:t xml:space="preserve">Richmond, Jeffrey V. Wells and Milo E., Populations, Metapopulations, and Species Populations: What Are They and Who Should Care?, 1995. </w:t>
            </w:r>
          </w:p>
        </w:tc>
      </w:tr>
      <w:tr w:rsidR="00564B8D" w14:paraId="294B9F93" w14:textId="77777777" w:rsidTr="00564B8D">
        <w:trPr>
          <w:divId w:val="1300114500"/>
          <w:tblCellSpacing w:w="15" w:type="dxa"/>
        </w:trPr>
        <w:tc>
          <w:tcPr>
            <w:tcW w:w="359" w:type="pct"/>
            <w:hideMark/>
          </w:tcPr>
          <w:p w14:paraId="0B337801" w14:textId="77777777" w:rsidR="00564B8D" w:rsidRDefault="00564B8D">
            <w:pPr>
              <w:pStyle w:val="Bibliography"/>
              <w:rPr>
                <w:noProof/>
                <w:lang w:val="en-GB"/>
              </w:rPr>
            </w:pPr>
            <w:r>
              <w:rPr>
                <w:noProof/>
                <w:lang w:val="en-GB"/>
              </w:rPr>
              <w:t xml:space="preserve">[11] </w:t>
            </w:r>
          </w:p>
        </w:tc>
        <w:tc>
          <w:tcPr>
            <w:tcW w:w="0" w:type="auto"/>
            <w:hideMark/>
          </w:tcPr>
          <w:p w14:paraId="508F6CBE" w14:textId="77777777" w:rsidR="00564B8D" w:rsidRDefault="00564B8D">
            <w:pPr>
              <w:pStyle w:val="Bibliography"/>
              <w:rPr>
                <w:noProof/>
                <w:lang w:val="en-GB"/>
              </w:rPr>
            </w:pPr>
            <w:r>
              <w:rPr>
                <w:noProof/>
                <w:lang w:val="en-GB"/>
              </w:rPr>
              <w:t xml:space="preserve">Hu Suk Lee et al, “A stochastic simulation model of African swine fever transmission in domestic pig farms in the Red River Delta region in Vietnam,” 2020. </w:t>
            </w:r>
          </w:p>
        </w:tc>
      </w:tr>
      <w:tr w:rsidR="00564B8D" w14:paraId="27E48B23" w14:textId="77777777" w:rsidTr="00564B8D">
        <w:trPr>
          <w:divId w:val="1300114500"/>
          <w:tblCellSpacing w:w="15" w:type="dxa"/>
        </w:trPr>
        <w:tc>
          <w:tcPr>
            <w:tcW w:w="359" w:type="pct"/>
            <w:hideMark/>
          </w:tcPr>
          <w:p w14:paraId="5535891E" w14:textId="77777777" w:rsidR="00564B8D" w:rsidRDefault="00564B8D">
            <w:pPr>
              <w:pStyle w:val="Bibliography"/>
              <w:rPr>
                <w:noProof/>
                <w:lang w:val="en-GB"/>
              </w:rPr>
            </w:pPr>
            <w:r>
              <w:rPr>
                <w:noProof/>
                <w:lang w:val="en-GB"/>
              </w:rPr>
              <w:t xml:space="preserve">[12] </w:t>
            </w:r>
          </w:p>
        </w:tc>
        <w:tc>
          <w:tcPr>
            <w:tcW w:w="0" w:type="auto"/>
            <w:hideMark/>
          </w:tcPr>
          <w:p w14:paraId="01DA1F04" w14:textId="77777777" w:rsidR="00564B8D" w:rsidRDefault="00564B8D">
            <w:pPr>
              <w:pStyle w:val="Bibliography"/>
              <w:rPr>
                <w:noProof/>
                <w:lang w:val="en-GB"/>
              </w:rPr>
            </w:pPr>
            <w:r>
              <w:rPr>
                <w:noProof/>
                <w:lang w:val="en-GB"/>
              </w:rPr>
              <w:t xml:space="preserve">Hu Suk Lee et al, “A stochastic network-based model to simulate farm-level transmission of African swine fever virus in Vietnam,” 2021. </w:t>
            </w:r>
          </w:p>
        </w:tc>
      </w:tr>
      <w:tr w:rsidR="00564B8D" w14:paraId="279E6692" w14:textId="77777777" w:rsidTr="00564B8D">
        <w:trPr>
          <w:divId w:val="1300114500"/>
          <w:tblCellSpacing w:w="15" w:type="dxa"/>
        </w:trPr>
        <w:tc>
          <w:tcPr>
            <w:tcW w:w="359" w:type="pct"/>
            <w:hideMark/>
          </w:tcPr>
          <w:p w14:paraId="05BA776A" w14:textId="77777777" w:rsidR="00564B8D" w:rsidRDefault="00564B8D">
            <w:pPr>
              <w:pStyle w:val="Bibliography"/>
              <w:rPr>
                <w:noProof/>
                <w:lang w:val="en-GB"/>
              </w:rPr>
            </w:pPr>
            <w:r>
              <w:rPr>
                <w:noProof/>
                <w:lang w:val="en-GB"/>
              </w:rPr>
              <w:t xml:space="preserve">[13] </w:t>
            </w:r>
          </w:p>
        </w:tc>
        <w:tc>
          <w:tcPr>
            <w:tcW w:w="0" w:type="auto"/>
            <w:hideMark/>
          </w:tcPr>
          <w:p w14:paraId="5D83E2BD" w14:textId="77777777" w:rsidR="00564B8D" w:rsidRDefault="00564B8D">
            <w:pPr>
              <w:pStyle w:val="Bibliography"/>
              <w:rPr>
                <w:noProof/>
                <w:lang w:val="en-GB"/>
              </w:rPr>
            </w:pPr>
            <w:r>
              <w:rPr>
                <w:noProof/>
                <w:lang w:val="en-GB"/>
              </w:rPr>
              <w:t xml:space="preserve">Neil Harvey et al, The North American Animal Disease Spread Model: A simulation model to assist decision making in evaluating animal disease incursions, 2007. </w:t>
            </w:r>
          </w:p>
        </w:tc>
      </w:tr>
      <w:tr w:rsidR="00564B8D" w14:paraId="626EB2E2" w14:textId="77777777" w:rsidTr="00564B8D">
        <w:trPr>
          <w:divId w:val="1300114500"/>
          <w:tblCellSpacing w:w="15" w:type="dxa"/>
        </w:trPr>
        <w:tc>
          <w:tcPr>
            <w:tcW w:w="359" w:type="pct"/>
            <w:hideMark/>
          </w:tcPr>
          <w:p w14:paraId="02D1B6D3" w14:textId="77777777" w:rsidR="00564B8D" w:rsidRDefault="00564B8D">
            <w:pPr>
              <w:pStyle w:val="Bibliography"/>
              <w:rPr>
                <w:noProof/>
                <w:lang w:val="en-GB"/>
              </w:rPr>
            </w:pPr>
            <w:r>
              <w:rPr>
                <w:noProof/>
                <w:lang w:val="en-GB"/>
              </w:rPr>
              <w:lastRenderedPageBreak/>
              <w:t xml:space="preserve">[14] </w:t>
            </w:r>
          </w:p>
        </w:tc>
        <w:tc>
          <w:tcPr>
            <w:tcW w:w="0" w:type="auto"/>
            <w:hideMark/>
          </w:tcPr>
          <w:p w14:paraId="425F7094" w14:textId="77777777" w:rsidR="00564B8D" w:rsidRDefault="00564B8D">
            <w:pPr>
              <w:pStyle w:val="Bibliography"/>
              <w:rPr>
                <w:noProof/>
                <w:lang w:val="en-GB"/>
              </w:rPr>
            </w:pPr>
            <w:r>
              <w:rPr>
                <w:noProof/>
                <w:lang w:val="en-GB"/>
              </w:rPr>
              <w:t xml:space="preserve">https://www.qgis.org/en/site/about/features.html. </w:t>
            </w:r>
          </w:p>
        </w:tc>
      </w:tr>
      <w:tr w:rsidR="00564B8D" w14:paraId="49322949" w14:textId="77777777" w:rsidTr="00564B8D">
        <w:trPr>
          <w:divId w:val="1300114500"/>
          <w:tblCellSpacing w:w="15" w:type="dxa"/>
        </w:trPr>
        <w:tc>
          <w:tcPr>
            <w:tcW w:w="359" w:type="pct"/>
            <w:hideMark/>
          </w:tcPr>
          <w:p w14:paraId="4BD18621" w14:textId="77777777" w:rsidR="00564B8D" w:rsidRDefault="00564B8D">
            <w:pPr>
              <w:pStyle w:val="Bibliography"/>
              <w:rPr>
                <w:noProof/>
                <w:lang w:val="en-GB"/>
              </w:rPr>
            </w:pPr>
            <w:r>
              <w:rPr>
                <w:noProof/>
                <w:lang w:val="en-GB"/>
              </w:rPr>
              <w:t xml:space="preserve">[15] </w:t>
            </w:r>
          </w:p>
        </w:tc>
        <w:tc>
          <w:tcPr>
            <w:tcW w:w="0" w:type="auto"/>
            <w:hideMark/>
          </w:tcPr>
          <w:p w14:paraId="40138DC2" w14:textId="77777777" w:rsidR="00564B8D" w:rsidRDefault="00564B8D">
            <w:pPr>
              <w:pStyle w:val="Bibliography"/>
              <w:rPr>
                <w:noProof/>
                <w:lang w:val="en-GB"/>
              </w:rPr>
            </w:pPr>
            <w:r>
              <w:rPr>
                <w:noProof/>
                <w:lang w:val="en-GB"/>
              </w:rPr>
              <w:t xml:space="preserve">https://docs.qgis.org/3.16/en/docs/user_manual/preamble/features.html#view-data. </w:t>
            </w:r>
          </w:p>
        </w:tc>
      </w:tr>
      <w:tr w:rsidR="00564B8D" w14:paraId="2DDED8EE" w14:textId="77777777" w:rsidTr="00564B8D">
        <w:trPr>
          <w:divId w:val="1300114500"/>
          <w:tblCellSpacing w:w="15" w:type="dxa"/>
        </w:trPr>
        <w:tc>
          <w:tcPr>
            <w:tcW w:w="359" w:type="pct"/>
            <w:hideMark/>
          </w:tcPr>
          <w:p w14:paraId="2466BF3F" w14:textId="77777777" w:rsidR="00564B8D" w:rsidRDefault="00564B8D">
            <w:pPr>
              <w:pStyle w:val="Bibliography"/>
              <w:rPr>
                <w:noProof/>
                <w:lang w:val="en-GB"/>
              </w:rPr>
            </w:pPr>
            <w:r>
              <w:rPr>
                <w:noProof/>
                <w:lang w:val="en-GB"/>
              </w:rPr>
              <w:t xml:space="preserve">[16] </w:t>
            </w:r>
          </w:p>
        </w:tc>
        <w:tc>
          <w:tcPr>
            <w:tcW w:w="0" w:type="auto"/>
            <w:hideMark/>
          </w:tcPr>
          <w:p w14:paraId="14C392AE" w14:textId="77777777" w:rsidR="00564B8D" w:rsidRDefault="00564B8D">
            <w:pPr>
              <w:pStyle w:val="Bibliography"/>
              <w:rPr>
                <w:noProof/>
                <w:lang w:val="en-GB"/>
              </w:rPr>
            </w:pPr>
            <w:r>
              <w:rPr>
                <w:noProof/>
                <w:lang w:val="en-GB"/>
              </w:rPr>
              <w:t xml:space="preserve">https://gama-platform.org/wiki/Overview. </w:t>
            </w:r>
          </w:p>
        </w:tc>
      </w:tr>
      <w:tr w:rsidR="00564B8D" w14:paraId="7A6B4557" w14:textId="77777777" w:rsidTr="00564B8D">
        <w:trPr>
          <w:divId w:val="1300114500"/>
          <w:tblCellSpacing w:w="15" w:type="dxa"/>
        </w:trPr>
        <w:tc>
          <w:tcPr>
            <w:tcW w:w="359" w:type="pct"/>
            <w:hideMark/>
          </w:tcPr>
          <w:p w14:paraId="5934F362" w14:textId="77777777" w:rsidR="00564B8D" w:rsidRDefault="00564B8D">
            <w:pPr>
              <w:pStyle w:val="Bibliography"/>
              <w:rPr>
                <w:noProof/>
                <w:lang w:val="en-GB"/>
              </w:rPr>
            </w:pPr>
            <w:r>
              <w:rPr>
                <w:noProof/>
                <w:lang w:val="en-GB"/>
              </w:rPr>
              <w:t xml:space="preserve">[17] </w:t>
            </w:r>
          </w:p>
        </w:tc>
        <w:tc>
          <w:tcPr>
            <w:tcW w:w="0" w:type="auto"/>
            <w:hideMark/>
          </w:tcPr>
          <w:p w14:paraId="5F69D708" w14:textId="77777777" w:rsidR="00564B8D" w:rsidRDefault="00564B8D">
            <w:pPr>
              <w:pStyle w:val="Bibliography"/>
              <w:rPr>
                <w:noProof/>
                <w:lang w:val="en-GB"/>
              </w:rPr>
            </w:pPr>
            <w:r>
              <w:rPr>
                <w:noProof/>
                <w:lang w:val="en-GB"/>
              </w:rPr>
              <w:t xml:space="preserve">https://gama-platform.org/wiki/PlatformDocumentation. </w:t>
            </w:r>
          </w:p>
        </w:tc>
      </w:tr>
      <w:tr w:rsidR="00564B8D" w14:paraId="3E81DA4C" w14:textId="77777777" w:rsidTr="00564B8D">
        <w:trPr>
          <w:divId w:val="1300114500"/>
          <w:tblCellSpacing w:w="15" w:type="dxa"/>
        </w:trPr>
        <w:tc>
          <w:tcPr>
            <w:tcW w:w="359" w:type="pct"/>
            <w:hideMark/>
          </w:tcPr>
          <w:p w14:paraId="005008FB" w14:textId="77777777" w:rsidR="00564B8D" w:rsidRDefault="00564B8D">
            <w:pPr>
              <w:pStyle w:val="Bibliography"/>
              <w:rPr>
                <w:noProof/>
                <w:lang w:val="en-GB"/>
              </w:rPr>
            </w:pPr>
            <w:r>
              <w:rPr>
                <w:noProof/>
                <w:lang w:val="en-GB"/>
              </w:rPr>
              <w:t xml:space="preserve">[18] </w:t>
            </w:r>
          </w:p>
        </w:tc>
        <w:tc>
          <w:tcPr>
            <w:tcW w:w="0" w:type="auto"/>
            <w:hideMark/>
          </w:tcPr>
          <w:p w14:paraId="197527BA" w14:textId="77777777" w:rsidR="00564B8D" w:rsidRDefault="00564B8D">
            <w:pPr>
              <w:pStyle w:val="Bibliography"/>
              <w:rPr>
                <w:noProof/>
                <w:lang w:val="en-GB"/>
              </w:rPr>
            </w:pPr>
            <w:r>
              <w:rPr>
                <w:noProof/>
                <w:lang w:val="en-GB"/>
              </w:rPr>
              <w:t xml:space="preserve">Thống kê tổng đàn gia súc trên địa bàn Thành phố Hà Nội, Chi cục chăn nuôi và thú y, Sở nông nghiệp và phát triển nông thông Hà Nội, 2020. </w:t>
            </w:r>
          </w:p>
        </w:tc>
      </w:tr>
      <w:tr w:rsidR="00564B8D" w14:paraId="13B3F6C8" w14:textId="77777777" w:rsidTr="00564B8D">
        <w:trPr>
          <w:divId w:val="1300114500"/>
          <w:tblCellSpacing w:w="15" w:type="dxa"/>
        </w:trPr>
        <w:tc>
          <w:tcPr>
            <w:tcW w:w="359" w:type="pct"/>
            <w:hideMark/>
          </w:tcPr>
          <w:p w14:paraId="16A061A5" w14:textId="77777777" w:rsidR="00564B8D" w:rsidRDefault="00564B8D">
            <w:pPr>
              <w:pStyle w:val="Bibliography"/>
              <w:rPr>
                <w:noProof/>
                <w:lang w:val="en-GB"/>
              </w:rPr>
            </w:pPr>
            <w:r>
              <w:rPr>
                <w:noProof/>
                <w:lang w:val="en-GB"/>
              </w:rPr>
              <w:t xml:space="preserve">[19] </w:t>
            </w:r>
          </w:p>
        </w:tc>
        <w:tc>
          <w:tcPr>
            <w:tcW w:w="0" w:type="auto"/>
            <w:hideMark/>
          </w:tcPr>
          <w:p w14:paraId="21CEC04C" w14:textId="77777777" w:rsidR="00564B8D" w:rsidRDefault="00564B8D">
            <w:pPr>
              <w:pStyle w:val="Bibliography"/>
              <w:rPr>
                <w:noProof/>
                <w:lang w:val="en-GB"/>
              </w:rPr>
            </w:pPr>
            <w:r>
              <w:rPr>
                <w:noProof/>
                <w:lang w:val="en-GB"/>
              </w:rPr>
              <w:t xml:space="preserve">Luật chăn nuôi số 32/2018/QH14, 2018. </w:t>
            </w:r>
          </w:p>
        </w:tc>
      </w:tr>
      <w:tr w:rsidR="00564B8D" w14:paraId="7AF424CC" w14:textId="77777777" w:rsidTr="00564B8D">
        <w:trPr>
          <w:divId w:val="1300114500"/>
          <w:tblCellSpacing w:w="15" w:type="dxa"/>
        </w:trPr>
        <w:tc>
          <w:tcPr>
            <w:tcW w:w="359" w:type="pct"/>
            <w:hideMark/>
          </w:tcPr>
          <w:p w14:paraId="7A0F21F5" w14:textId="77777777" w:rsidR="00564B8D" w:rsidRDefault="00564B8D">
            <w:pPr>
              <w:pStyle w:val="Bibliography"/>
              <w:rPr>
                <w:noProof/>
                <w:lang w:val="en-GB"/>
              </w:rPr>
            </w:pPr>
            <w:r>
              <w:rPr>
                <w:noProof/>
                <w:lang w:val="en-GB"/>
              </w:rPr>
              <w:t xml:space="preserve">[20] </w:t>
            </w:r>
          </w:p>
        </w:tc>
        <w:tc>
          <w:tcPr>
            <w:tcW w:w="0" w:type="auto"/>
            <w:hideMark/>
          </w:tcPr>
          <w:p w14:paraId="3196A2E6" w14:textId="77777777" w:rsidR="00564B8D" w:rsidRDefault="00564B8D">
            <w:pPr>
              <w:pStyle w:val="Bibliography"/>
              <w:rPr>
                <w:noProof/>
                <w:lang w:val="en-GB"/>
              </w:rPr>
            </w:pPr>
            <w:r>
              <w:rPr>
                <w:noProof/>
                <w:lang w:val="en-GB"/>
              </w:rPr>
              <w:t xml:space="preserve">Hu Suk Lee et al, “Simulation of control scenarios of porcine reproductive and respiratory syndrome in Nghe An Province in Vietnam,” 2019. </w:t>
            </w:r>
          </w:p>
        </w:tc>
      </w:tr>
      <w:tr w:rsidR="00564B8D" w14:paraId="5CE22A79" w14:textId="77777777" w:rsidTr="00564B8D">
        <w:trPr>
          <w:divId w:val="1300114500"/>
          <w:tblCellSpacing w:w="15" w:type="dxa"/>
        </w:trPr>
        <w:tc>
          <w:tcPr>
            <w:tcW w:w="359" w:type="pct"/>
            <w:hideMark/>
          </w:tcPr>
          <w:p w14:paraId="03349EBF" w14:textId="77777777" w:rsidR="00564B8D" w:rsidRDefault="00564B8D">
            <w:pPr>
              <w:pStyle w:val="Bibliography"/>
              <w:rPr>
                <w:noProof/>
                <w:lang w:val="en-GB"/>
              </w:rPr>
            </w:pPr>
            <w:r>
              <w:rPr>
                <w:noProof/>
                <w:lang w:val="en-GB"/>
              </w:rPr>
              <w:t xml:space="preserve">[21] </w:t>
            </w:r>
          </w:p>
        </w:tc>
        <w:tc>
          <w:tcPr>
            <w:tcW w:w="0" w:type="auto"/>
            <w:hideMark/>
          </w:tcPr>
          <w:p w14:paraId="14BAC9F3" w14:textId="77777777" w:rsidR="00564B8D" w:rsidRDefault="00564B8D">
            <w:pPr>
              <w:pStyle w:val="Bibliography"/>
              <w:rPr>
                <w:noProof/>
                <w:lang w:val="en-GB"/>
              </w:rPr>
            </w:pPr>
            <w:r>
              <w:rPr>
                <w:noProof/>
                <w:lang w:val="en-GB"/>
              </w:rPr>
              <w:t xml:space="preserve">Nghị định 13/2020/NĐ-CP hướng dẫn Luật Chăn nuôi, 2020. </w:t>
            </w:r>
          </w:p>
        </w:tc>
      </w:tr>
    </w:tbl>
    <w:p w14:paraId="6B844177" w14:textId="77777777" w:rsidR="00564B8D" w:rsidRDefault="00564B8D">
      <w:pPr>
        <w:divId w:val="1300114500"/>
        <w:rPr>
          <w:rFonts w:eastAsia="Times New Roman"/>
          <w:noProof/>
        </w:rPr>
      </w:pPr>
    </w:p>
    <w:p w14:paraId="4BD06672" w14:textId="77777777" w:rsidR="00D8137C" w:rsidRPr="00D8137C" w:rsidRDefault="00564B8D" w:rsidP="0038083D">
      <w:pPr>
        <w:jc w:val="both"/>
        <w:rPr>
          <w:lang w:val="en-GB"/>
        </w:rPr>
      </w:pPr>
      <w:r>
        <w:rPr>
          <w:lang w:val="en-GB"/>
        </w:rPr>
        <w:fldChar w:fldCharType="end"/>
      </w:r>
      <w:commentRangeEnd w:id="175"/>
      <w:r w:rsidR="00904C8E">
        <w:rPr>
          <w:rStyle w:val="CommentReference"/>
        </w:rPr>
        <w:commentReference w:id="175"/>
      </w:r>
    </w:p>
    <w:sectPr w:rsidR="00D8137C" w:rsidRPr="00D8137C" w:rsidSect="00BE6049">
      <w:footerReference w:type="default" r:id="rId39"/>
      <w:pgSz w:w="11906" w:h="16838" w:code="9"/>
      <w:pgMar w:top="1134" w:right="1134" w:bottom="1134" w:left="1701" w:header="720" w:footer="720" w:gutter="0"/>
      <w:cols w:space="720"/>
      <w:docGrid w:linePitch="381"/>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Phạm Mạnh Linh" w:date="2022-02-25T21:01:00Z" w:initials="PML">
    <w:p w14:paraId="3D96F120" w14:textId="77777777" w:rsidR="00F54D91" w:rsidRDefault="00F54D91">
      <w:pPr>
        <w:pStyle w:val="CommentText"/>
      </w:pPr>
      <w:r>
        <w:rPr>
          <w:rStyle w:val="CommentReference"/>
        </w:rPr>
        <w:annotationRef/>
      </w:r>
      <w:r>
        <w:t>Tổng số trang là 51 là quá ngắn sẽ rơi vào vùng không an toàn, ít nhất phải 61 trang</w:t>
      </w:r>
    </w:p>
  </w:comment>
  <w:comment w:id="2" w:author="Phạm Mạnh Linh" w:date="2022-02-25T21:01:00Z" w:initials="PML">
    <w:p w14:paraId="50A37628" w14:textId="77777777" w:rsidR="00F54D91" w:rsidRDefault="00F54D91" w:rsidP="00D50928">
      <w:pPr>
        <w:pStyle w:val="CommentText"/>
      </w:pPr>
      <w:r>
        <w:rPr>
          <w:rStyle w:val="CommentReference"/>
        </w:rPr>
        <w:annotationRef/>
      </w:r>
      <w:r>
        <w:t>Tổng số trang là 51 là quá ngắn sẽ rơi vào vùng không an toàn, ít nhất phải 61 trang</w:t>
      </w:r>
    </w:p>
  </w:comment>
  <w:comment w:id="9" w:author="Phạm Mạnh Linh" w:date="2022-02-25T21:01:00Z" w:initials="PML">
    <w:p w14:paraId="62AD3F80" w14:textId="77777777" w:rsidR="00F54D91" w:rsidRDefault="00F54D91">
      <w:pPr>
        <w:pStyle w:val="CommentText"/>
      </w:pPr>
      <w:r>
        <w:rPr>
          <w:rStyle w:val="CommentReference"/>
        </w:rPr>
        <w:annotationRef/>
      </w:r>
      <w:r>
        <w:t>Sao bảng thuật ngữ viết tắt lại ngắn quá vậy</w:t>
      </w:r>
    </w:p>
  </w:comment>
  <w:comment w:id="16" w:author="Phạm Mạnh Linh" w:date="2022-02-25T21:11:00Z" w:initials="PML">
    <w:p w14:paraId="2791E4C9" w14:textId="165119BD" w:rsidR="00F54D91" w:rsidRDefault="00F54D91">
      <w:pPr>
        <w:pStyle w:val="CommentText"/>
      </w:pPr>
      <w:r>
        <w:rPr>
          <w:rStyle w:val="CommentReference"/>
        </w:rPr>
        <w:annotationRef/>
      </w:r>
      <w:r>
        <w:t>Nên dịch ra tiếng Việt là Gruzia</w:t>
      </w:r>
    </w:p>
  </w:comment>
  <w:comment w:id="20" w:author="Phạm Mạnh Linh" w:date="2022-02-25T21:13:00Z" w:initials="PML">
    <w:p w14:paraId="53B343D3" w14:textId="76F8F9A3" w:rsidR="00F54D91" w:rsidRDefault="00F54D91">
      <w:pPr>
        <w:pStyle w:val="CommentText"/>
      </w:pPr>
      <w:r>
        <w:rPr>
          <w:rStyle w:val="CommentReference"/>
        </w:rPr>
        <w:annotationRef/>
      </w:r>
      <w:r>
        <w:t>Không nói thì thôi còn nếu nói ở đây cần thêm câu nữa giải thích gen 2 là gì?</w:t>
      </w:r>
    </w:p>
  </w:comment>
  <w:comment w:id="28" w:author="Phạm Mạnh Linh" w:date="2022-02-25T21:27:00Z" w:initials="PML">
    <w:p w14:paraId="6B6BD22D" w14:textId="7EAAAC11" w:rsidR="00F54D91" w:rsidRDefault="00F54D91">
      <w:pPr>
        <w:pStyle w:val="CommentText"/>
      </w:pPr>
      <w:r>
        <w:rPr>
          <w:rStyle w:val="CommentReference"/>
        </w:rPr>
        <w:annotationRef/>
      </w:r>
      <w:r>
        <w:t>???</w:t>
      </w:r>
    </w:p>
  </w:comment>
  <w:comment w:id="30" w:author="Phạm Mạnh Linh" w:date="2022-02-25T21:31:00Z" w:initials="PML">
    <w:p w14:paraId="22CCD7BA" w14:textId="50E20063" w:rsidR="00F54D91" w:rsidRDefault="00F54D91">
      <w:pPr>
        <w:pStyle w:val="CommentText"/>
      </w:pPr>
      <w:r>
        <w:rPr>
          <w:rStyle w:val="CommentReference"/>
        </w:rPr>
        <w:annotationRef/>
      </w:r>
      <w:r>
        <w:t xml:space="preserve">Đoạn này đúng ra nếu có đủ thời gian viết thì em phải nhặt ra ở từng nhánh 1 vài công trình và tóm tắt lại vài dòng xem họ đã làm gì trong công trình đó </w:t>
      </w:r>
    </w:p>
  </w:comment>
  <w:comment w:id="33" w:author="Phạm Mạnh Linh" w:date="2022-02-25T21:32:00Z" w:initials="PML">
    <w:p w14:paraId="054E5ABD" w14:textId="30B6664C" w:rsidR="00F54D91" w:rsidRDefault="00F54D91">
      <w:pPr>
        <w:pStyle w:val="CommentText"/>
      </w:pPr>
      <w:r>
        <w:rPr>
          <w:rStyle w:val="CommentReference"/>
        </w:rPr>
        <w:annotationRef/>
      </w:r>
      <w:r>
        <w:t>Sử dụng mô hình nào trong 3 mô hình liệt kê phía trên?</w:t>
      </w:r>
    </w:p>
  </w:comment>
  <w:comment w:id="35" w:author="Phạm Mạnh Linh" w:date="2022-02-25T21:37:00Z" w:initials="PML">
    <w:p w14:paraId="44309AA5" w14:textId="06801099" w:rsidR="00F54D91" w:rsidRDefault="00F54D91">
      <w:pPr>
        <w:pStyle w:val="CommentText"/>
      </w:pPr>
      <w:r>
        <w:rPr>
          <w:rStyle w:val="CommentReference"/>
        </w:rPr>
        <w:annotationRef/>
      </w:r>
      <w:r>
        <w:t xml:space="preserve">Em không dùng nhiều thời gian để tìm tòi đọc các nghiên cứu khác nữa nên chỉ biết 2 mô hình của Lee và </w:t>
      </w:r>
      <w:r>
        <w:rPr>
          <w:rFonts w:eastAsia="Times New Roman" w:cs="Times New Roman"/>
          <w:color w:val="242424"/>
          <w:shd w:val="clear" w:color="auto" w:fill="FFFFFF"/>
        </w:rPr>
        <w:t>NAADSM</w:t>
      </w:r>
      <w:r>
        <w:t>, chỗ này rất dễ bị bắt bẻ</w:t>
      </w:r>
    </w:p>
  </w:comment>
  <w:comment w:id="36" w:author="Phạm Mạnh Linh" w:date="2022-02-25T21:38:00Z" w:initials="PML">
    <w:p w14:paraId="787E9523" w14:textId="5BA30D86" w:rsidR="00F54D91" w:rsidRDefault="00F54D91">
      <w:pPr>
        <w:pStyle w:val="CommentText"/>
      </w:pPr>
      <w:r>
        <w:rPr>
          <w:rStyle w:val="CommentReference"/>
        </w:rPr>
        <w:annotationRef/>
      </w:r>
      <w:r>
        <w:t>Lần viết tắt đầu tiên cần phải viết đầy đủ tiếng Anh và giải thích</w:t>
      </w:r>
    </w:p>
  </w:comment>
  <w:comment w:id="37" w:author="Phạm Mạnh Linh" w:date="2022-02-25T21:41:00Z" w:initials="PML">
    <w:p w14:paraId="5966ED3A" w14:textId="12C02C7F" w:rsidR="00F54D91" w:rsidRDefault="00F54D91">
      <w:pPr>
        <w:pStyle w:val="CommentText"/>
      </w:pPr>
      <w:r>
        <w:rPr>
          <w:rStyle w:val="CommentReference"/>
        </w:rPr>
        <w:annotationRef/>
      </w:r>
      <w:r>
        <w:t>Giải thích về hệ thống và viết tắt</w:t>
      </w:r>
    </w:p>
  </w:comment>
  <w:comment w:id="43" w:author="Phạm Mạnh Linh" w:date="2022-02-25T21:50:00Z" w:initials="PML">
    <w:p w14:paraId="175681F3" w14:textId="0F1F3EE9" w:rsidR="00F54D91" w:rsidRDefault="00F54D91">
      <w:pPr>
        <w:pStyle w:val="CommentText"/>
      </w:pPr>
      <w:r>
        <w:t>“</w:t>
      </w:r>
      <w:r>
        <w:rPr>
          <w:rStyle w:val="CommentReference"/>
        </w:rPr>
        <w:annotationRef/>
      </w:r>
      <w:r>
        <w:t>Không nhạy cảm” nghĩa là sao?</w:t>
      </w:r>
    </w:p>
  </w:comment>
  <w:comment w:id="62" w:author="Phạm Mạnh Linh" w:date="2022-02-25T22:43:00Z" w:initials="PML">
    <w:p w14:paraId="41F1D366" w14:textId="2C7EA87E" w:rsidR="00F54D91" w:rsidRDefault="00F54D91">
      <w:pPr>
        <w:pStyle w:val="CommentText"/>
      </w:pPr>
      <w:r>
        <w:rPr>
          <w:rStyle w:val="CommentReference"/>
        </w:rPr>
        <w:annotationRef/>
      </w:r>
      <w:r>
        <w:t>Chữ Hình hay Bảng nên viết hoa</w:t>
      </w:r>
    </w:p>
  </w:comment>
  <w:comment w:id="67" w:author="Phạm Mạnh Linh" w:date="2022-02-25T22:47:00Z" w:initials="PML">
    <w:p w14:paraId="3848A58F" w14:textId="65119FFE" w:rsidR="00F54D91" w:rsidRDefault="00F54D91">
      <w:pPr>
        <w:pStyle w:val="CommentText"/>
      </w:pPr>
      <w:r>
        <w:rPr>
          <w:rStyle w:val="CommentReference"/>
        </w:rPr>
        <w:annotationRef/>
      </w:r>
      <w:r>
        <w:t>???</w:t>
      </w:r>
    </w:p>
  </w:comment>
  <w:comment w:id="71" w:author="Phạm Mạnh Linh" w:date="2022-02-25T22:49:00Z" w:initials="PML">
    <w:p w14:paraId="6071FF62" w14:textId="4A09E6B4" w:rsidR="00F54D91" w:rsidRDefault="00F54D91">
      <w:pPr>
        <w:pStyle w:val="CommentText"/>
      </w:pPr>
      <w:r>
        <w:rPr>
          <w:rStyle w:val="CommentReference"/>
        </w:rPr>
        <w:annotationRef/>
      </w:r>
      <w:r>
        <w:t>Sao tự dưng Ba Vì và Thanh Trì lại bôi đỏ?</w:t>
      </w:r>
    </w:p>
  </w:comment>
  <w:comment w:id="78" w:author="Phạm Mạnh Linh" w:date="2022-02-25T23:12:00Z" w:initials="PML">
    <w:p w14:paraId="77480F62" w14:textId="16F686AB" w:rsidR="00F54D91" w:rsidRDefault="00F54D91">
      <w:pPr>
        <w:pStyle w:val="CommentText"/>
      </w:pPr>
      <w:r>
        <w:rPr>
          <w:rStyle w:val="CommentReference"/>
        </w:rPr>
        <w:annotationRef/>
      </w:r>
      <w:r>
        <w:t>Có đúng là lấy từ [3] không?</w:t>
      </w:r>
    </w:p>
  </w:comment>
  <w:comment w:id="79" w:author="Phạm Mạnh Linh" w:date="2022-02-25T23:14:00Z" w:initials="PML">
    <w:p w14:paraId="43227747" w14:textId="7BC30D3A" w:rsidR="00F54D91" w:rsidRDefault="00F54D91">
      <w:pPr>
        <w:pStyle w:val="CommentText"/>
      </w:pPr>
      <w:r>
        <w:rPr>
          <w:rStyle w:val="CommentReference"/>
        </w:rPr>
        <w:annotationRef/>
      </w:r>
      <w:r>
        <w:t>Cẩn thận bị hỏi là mình có trực tiếp làm khảo sát không? Nếu lấy lại chỗ khác thì lấy ở đâu?</w:t>
      </w:r>
    </w:p>
  </w:comment>
  <w:comment w:id="85" w:author="Phạm Mạnh Linh" w:date="2022-02-25T23:34:00Z" w:initials="PML">
    <w:p w14:paraId="511226F5" w14:textId="69502EAD" w:rsidR="00F54D91" w:rsidRDefault="00F54D91">
      <w:pPr>
        <w:pStyle w:val="CommentText"/>
      </w:pPr>
      <w:r>
        <w:rPr>
          <w:rStyle w:val="CommentReference"/>
        </w:rPr>
        <w:annotationRef/>
      </w:r>
      <w:r>
        <w:t>Cần nói rõ vị trí các trang trại được khởi tạo ngẫu nhiên hay theo thuật toán nào?</w:t>
      </w:r>
    </w:p>
  </w:comment>
  <w:comment w:id="86" w:author="Phạm Mạnh Linh" w:date="2022-02-25T23:35:00Z" w:initials="PML">
    <w:p w14:paraId="3134B4FF" w14:textId="18E090C3" w:rsidR="00F54D91" w:rsidRDefault="00F54D91">
      <w:pPr>
        <w:pStyle w:val="CommentText"/>
      </w:pPr>
      <w:r>
        <w:rPr>
          <w:rStyle w:val="CommentReference"/>
        </w:rPr>
        <w:annotationRef/>
      </w:r>
      <w:r>
        <w:t>Tại sao lại phải là 1 trang trại cỡ vừa?</w:t>
      </w:r>
    </w:p>
  </w:comment>
  <w:comment w:id="87" w:author="Phạm Mạnh Linh" w:date="2022-02-25T23:40:00Z" w:initials="PML">
    <w:p w14:paraId="4F3E4825" w14:textId="5F908A98" w:rsidR="00F54D91" w:rsidRDefault="00F54D91">
      <w:pPr>
        <w:pStyle w:val="CommentText"/>
      </w:pPr>
      <w:r>
        <w:rPr>
          <w:rStyle w:val="CommentReference"/>
        </w:rPr>
        <w:annotationRef/>
      </w:r>
      <w:r>
        <w:t>Câu dẫn dắt nói về Hình 3.7 đâu?</w:t>
      </w:r>
    </w:p>
  </w:comment>
  <w:comment w:id="90" w:author="Phạm Mạnh Linh" w:date="2022-02-25T23:45:00Z" w:initials="PML">
    <w:p w14:paraId="341B5A36" w14:textId="3A58AB63" w:rsidR="00F54D91" w:rsidRDefault="00F54D91">
      <w:pPr>
        <w:pStyle w:val="CommentText"/>
      </w:pPr>
      <w:r>
        <w:rPr>
          <w:rStyle w:val="CommentReference"/>
        </w:rPr>
        <w:annotationRef/>
      </w:r>
      <w:r>
        <w:t>2 cái ô rẽ nhánh “Đã duyệt hết danh sách kiểu trang trại” sao không ghi chú tên nhánh Đúng/Sai?</w:t>
      </w:r>
    </w:p>
  </w:comment>
  <w:comment w:id="94" w:author="Phạm Mạnh Linh" w:date="2022-02-25T23:46:00Z" w:initials="PML">
    <w:p w14:paraId="78165C18" w14:textId="5D191A8C" w:rsidR="00F54D91" w:rsidRDefault="00F54D91">
      <w:pPr>
        <w:pStyle w:val="CommentText"/>
      </w:pPr>
      <w:r>
        <w:rPr>
          <w:rStyle w:val="CommentReference"/>
        </w:rPr>
        <w:annotationRef/>
      </w:r>
      <w:r>
        <w:t>Ảnh quá bé cần phóng to ra, không để side by side nữa</w:t>
      </w:r>
    </w:p>
    <w:p w14:paraId="271C5CCE" w14:textId="5E0E4CC7" w:rsidR="00F54D91" w:rsidRDefault="00F54D91">
      <w:pPr>
        <w:pStyle w:val="CommentText"/>
      </w:pPr>
      <w:r>
        <w:t>Số liệu ở trục tung và hoành quá bé không nhìn thấy gì, cần phải có biện pháp cho nó to lên</w:t>
      </w:r>
    </w:p>
  </w:comment>
  <w:comment w:id="96" w:author="Phạm Mạnh Linh" w:date="2022-02-25T23:51:00Z" w:initials="PML">
    <w:p w14:paraId="2C8708C4" w14:textId="74D652B0" w:rsidR="00F54D91" w:rsidRDefault="00F54D91">
      <w:pPr>
        <w:pStyle w:val="CommentText"/>
      </w:pPr>
      <w:r>
        <w:rPr>
          <w:rStyle w:val="CommentReference"/>
        </w:rPr>
        <w:annotationRef/>
      </w:r>
      <w:r>
        <w:t>Nên phân biệt ra Hình 4.1 a) và b)</w:t>
      </w:r>
    </w:p>
  </w:comment>
  <w:comment w:id="101" w:author="Phạm Mạnh Linh" w:date="2022-02-25T23:57:00Z" w:initials="PML">
    <w:p w14:paraId="435610F6" w14:textId="0584B758" w:rsidR="00F54D91" w:rsidRDefault="00F54D91">
      <w:pPr>
        <w:pStyle w:val="CommentText"/>
      </w:pPr>
      <w:r>
        <w:rPr>
          <w:rStyle w:val="CommentReference"/>
        </w:rPr>
        <w:annotationRef/>
      </w:r>
      <w:r>
        <w:t>Cần làm rõ hơn đơn vị của bảng này</w:t>
      </w:r>
    </w:p>
  </w:comment>
  <w:comment w:id="139" w:author="Phạm Mạnh Linh" w:date="2022-02-26T00:01:00Z" w:initials="PML">
    <w:p w14:paraId="190429C2" w14:textId="353CC642" w:rsidR="00F54D91" w:rsidRDefault="00F54D91">
      <w:pPr>
        <w:pStyle w:val="CommentText"/>
      </w:pPr>
      <w:r>
        <w:rPr>
          <w:rStyle w:val="CommentReference"/>
        </w:rPr>
        <w:annotationRef/>
      </w:r>
      <w:r>
        <w:t>Sao tổng 3 loại không bằng 126?</w:t>
      </w:r>
    </w:p>
  </w:comment>
  <w:comment w:id="154" w:author="Phạm Mạnh Linh" w:date="2022-02-26T00:08:00Z" w:initials="PML">
    <w:p w14:paraId="3320D638" w14:textId="01A2AFF6" w:rsidR="00F54D91" w:rsidRDefault="00F54D91">
      <w:pPr>
        <w:pStyle w:val="CommentText"/>
      </w:pPr>
      <w:r>
        <w:rPr>
          <w:rStyle w:val="CommentReference"/>
        </w:rPr>
        <w:annotationRef/>
      </w:r>
      <w:r>
        <w:t>???</w:t>
      </w:r>
    </w:p>
  </w:comment>
  <w:comment w:id="157" w:author="Phạm Mạnh Linh" w:date="2022-02-26T00:09:00Z" w:initials="PML">
    <w:p w14:paraId="0B458748" w14:textId="59D1249E" w:rsidR="00F54D91" w:rsidRDefault="00F54D91">
      <w:pPr>
        <w:pStyle w:val="CommentText"/>
      </w:pPr>
      <w:r>
        <w:rPr>
          <w:rStyle w:val="CommentReference"/>
        </w:rPr>
        <w:annotationRef/>
      </w:r>
      <w:r>
        <w:t>Thời gian tiêu hủy để mặc định trong chương trình là bao lâu?</w:t>
      </w:r>
    </w:p>
  </w:comment>
  <w:comment w:id="160" w:author="Phạm Mạnh Linh" w:date="2022-02-26T00:12:00Z" w:initials="PML">
    <w:p w14:paraId="2C204A34" w14:textId="421F2512" w:rsidR="00F54D91" w:rsidRDefault="00F54D91">
      <w:pPr>
        <w:pStyle w:val="CommentText"/>
      </w:pPr>
      <w:r>
        <w:rPr>
          <w:rStyle w:val="CommentReference"/>
        </w:rPr>
        <w:annotationRef/>
      </w:r>
      <w:r>
        <w:t>Từ 3 tới 4 tuần có sự khác biệt quá lớn về số lượng, cần giải thích chỗ này</w:t>
      </w:r>
    </w:p>
  </w:comment>
  <w:comment w:id="164" w:author="Phạm Mạnh Linh" w:date="2022-02-26T00:14:00Z" w:initials="PML">
    <w:p w14:paraId="71ED6FDA" w14:textId="2FC2ADB6" w:rsidR="00F54D91" w:rsidRDefault="00F54D91">
      <w:pPr>
        <w:pStyle w:val="CommentText"/>
      </w:pPr>
      <w:r>
        <w:rPr>
          <w:rStyle w:val="CommentReference"/>
        </w:rPr>
        <w:annotationRef/>
      </w:r>
      <w:r>
        <w:t>Xem lại đánh số trích dẫn đang bị sai</w:t>
      </w:r>
    </w:p>
  </w:comment>
  <w:comment w:id="165" w:author="Phạm Mạnh Linh" w:date="2022-02-26T00:16:00Z" w:initials="PML">
    <w:p w14:paraId="28B3AC02" w14:textId="667D8C63" w:rsidR="00F54D91" w:rsidRDefault="00F54D91">
      <w:pPr>
        <w:pStyle w:val="CommentText"/>
      </w:pPr>
      <w:r>
        <w:rPr>
          <w:rStyle w:val="CommentReference"/>
        </w:rPr>
        <w:annotationRef/>
      </w:r>
      <w:r>
        <w:t>Có đúng là mình gần với thực tế hơn không? Các trang trại kiểu nông hộ sẽ có nhiều tiếp xúc với các đối tượng mới hàng tuần, vì vậy Lee mới phải thay đổi cấu trúc tiếp xúc hàng tuần.</w:t>
      </w:r>
    </w:p>
  </w:comment>
  <w:comment w:id="168" w:author="Phạm Mạnh Linh" w:date="2022-02-26T00:19:00Z" w:initials="PML">
    <w:p w14:paraId="45FA96BA" w14:textId="338CB0EC" w:rsidR="00F54D91" w:rsidRDefault="00F54D91">
      <w:pPr>
        <w:pStyle w:val="CommentText"/>
      </w:pPr>
      <w:r>
        <w:rPr>
          <w:rStyle w:val="CommentReference"/>
        </w:rPr>
        <w:annotationRef/>
      </w:r>
      <w:r>
        <w:t>Không mới lắm</w:t>
      </w:r>
    </w:p>
  </w:comment>
  <w:comment w:id="170" w:author="Phạm Mạnh Linh" w:date="2022-02-26T00:21:00Z" w:initials="PML">
    <w:p w14:paraId="5F1D28F6" w14:textId="54866647" w:rsidR="00F54D91" w:rsidRDefault="00F54D91">
      <w:pPr>
        <w:pStyle w:val="CommentText"/>
      </w:pPr>
      <w:r>
        <w:rPr>
          <w:rStyle w:val="CommentReference"/>
        </w:rPr>
        <w:annotationRef/>
      </w:r>
      <w:r>
        <w:t>Vì sao trang trại nhỏ không tái đàn?</w:t>
      </w:r>
    </w:p>
  </w:comment>
  <w:comment w:id="171" w:author="Phạm Mạnh Linh" w:date="2022-02-26T00:20:00Z" w:initials="PML">
    <w:p w14:paraId="0E9AF093" w14:textId="0CA0C3B0" w:rsidR="00F54D91" w:rsidRDefault="00F54D91">
      <w:pPr>
        <w:pStyle w:val="CommentText"/>
      </w:pPr>
      <w:r>
        <w:rPr>
          <w:rStyle w:val="CommentReference"/>
        </w:rPr>
        <w:annotationRef/>
      </w:r>
      <w:r>
        <w:t>Với số lượng lợn được khởi tạo lại là bao nhiêu?</w:t>
      </w:r>
    </w:p>
  </w:comment>
  <w:comment w:id="173" w:author="Phạm Mạnh Linh" w:date="2022-02-26T00:23:00Z" w:initials="PML">
    <w:p w14:paraId="1BFB9466" w14:textId="62090007" w:rsidR="00F54D91" w:rsidRDefault="00F54D91">
      <w:pPr>
        <w:pStyle w:val="CommentText"/>
      </w:pPr>
      <w:r>
        <w:rPr>
          <w:rStyle w:val="CommentReference"/>
        </w:rPr>
        <w:annotationRef/>
      </w:r>
      <w:r>
        <w:t>Có khi nên dịch ra</w:t>
      </w:r>
    </w:p>
  </w:comment>
  <w:comment w:id="175" w:author="Phạm Mạnh Linh" w:date="2022-02-25T21:04:00Z" w:initials="PML">
    <w:p w14:paraId="2606889A" w14:textId="34E04ADA" w:rsidR="00F54D91" w:rsidRDefault="00F54D91">
      <w:pPr>
        <w:pStyle w:val="CommentText"/>
      </w:pPr>
      <w:r>
        <w:rPr>
          <w:rStyle w:val="CommentReference"/>
        </w:rPr>
        <w:annotationRef/>
      </w:r>
      <w:r>
        <w:t>-Các trích dẫn là đường link cần phải theo đúng format quy định chứ không đơn giản là paste đường link vào.</w:t>
      </w:r>
    </w:p>
    <w:p w14:paraId="2047E91B" w14:textId="77777777" w:rsidR="00F54D91" w:rsidRDefault="00F54D91">
      <w:pPr>
        <w:pStyle w:val="CommentText"/>
      </w:pPr>
      <w:r>
        <w:t>-Các trích dẫn bài báo tạp chí, hội nghị cũng phải định dạng đầy đủ theo quy định</w:t>
      </w:r>
    </w:p>
    <w:p w14:paraId="18B956ED" w14:textId="69F84B91" w:rsidR="00F54D91" w:rsidRDefault="00F54D91">
      <w:pPr>
        <w:pStyle w:val="CommentText"/>
      </w:pPr>
      <w:r>
        <w:t>-Cần đọc về quy tắc trích dẫn trong khoa học để biết thêm</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3D96F120" w15:done="0"/>
  <w15:commentEx w15:paraId="50A37628" w15:done="0"/>
  <w15:commentEx w15:paraId="62AD3F80" w15:done="0"/>
  <w15:commentEx w15:paraId="2791E4C9" w15:done="0"/>
  <w15:commentEx w15:paraId="53B343D3" w15:done="0"/>
  <w15:commentEx w15:paraId="6B6BD22D" w15:done="0"/>
  <w15:commentEx w15:paraId="22CCD7BA" w15:done="0"/>
  <w15:commentEx w15:paraId="054E5ABD" w15:done="0"/>
  <w15:commentEx w15:paraId="44309AA5" w15:done="0"/>
  <w15:commentEx w15:paraId="787E9523" w15:done="0"/>
  <w15:commentEx w15:paraId="5966ED3A" w15:done="0"/>
  <w15:commentEx w15:paraId="175681F3" w15:done="0"/>
  <w15:commentEx w15:paraId="41F1D366" w15:done="0"/>
  <w15:commentEx w15:paraId="3848A58F" w15:done="0"/>
  <w15:commentEx w15:paraId="6071FF62" w15:done="0"/>
  <w15:commentEx w15:paraId="77480F62" w15:done="0"/>
  <w15:commentEx w15:paraId="43227747" w15:done="0"/>
  <w15:commentEx w15:paraId="511226F5" w15:done="0"/>
  <w15:commentEx w15:paraId="3134B4FF" w15:done="0"/>
  <w15:commentEx w15:paraId="4F3E4825" w15:done="0"/>
  <w15:commentEx w15:paraId="341B5A36" w15:done="0"/>
  <w15:commentEx w15:paraId="271C5CCE" w15:done="0"/>
  <w15:commentEx w15:paraId="2C8708C4" w15:done="0"/>
  <w15:commentEx w15:paraId="435610F6" w15:done="0"/>
  <w15:commentEx w15:paraId="190429C2" w15:done="0"/>
  <w15:commentEx w15:paraId="3320D638" w15:done="0"/>
  <w15:commentEx w15:paraId="0B458748" w15:done="0"/>
  <w15:commentEx w15:paraId="2C204A34" w15:done="0"/>
  <w15:commentEx w15:paraId="71ED6FDA" w15:done="0"/>
  <w15:commentEx w15:paraId="28B3AC02" w15:done="0"/>
  <w15:commentEx w15:paraId="45FA96BA" w15:done="0"/>
  <w15:commentEx w15:paraId="5F1D28F6" w15:done="0"/>
  <w15:commentEx w15:paraId="0E9AF093" w15:done="0"/>
  <w15:commentEx w15:paraId="1BFB9466" w15:done="0"/>
  <w15:commentEx w15:paraId="18B956ED"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6329AB1" w14:textId="77777777" w:rsidR="00D14564" w:rsidRDefault="00D14564" w:rsidP="007E7C63">
      <w:pPr>
        <w:spacing w:after="0" w:line="240" w:lineRule="auto"/>
      </w:pPr>
      <w:r>
        <w:separator/>
      </w:r>
    </w:p>
  </w:endnote>
  <w:endnote w:type="continuationSeparator" w:id="0">
    <w:p w14:paraId="40AB19A3" w14:textId="77777777" w:rsidR="00D14564" w:rsidRDefault="00D14564" w:rsidP="007E7C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MinionPro-Bold">
    <w:altName w:val="Times New Roman"/>
    <w:panose1 w:val="00000000000000000000"/>
    <w:charset w:val="00"/>
    <w:family w:val="roman"/>
    <w:notTrueType/>
    <w:pitch w:val="default"/>
  </w:font>
  <w:font w:name="MinionPro-Regular">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59264275"/>
      <w:docPartObj>
        <w:docPartGallery w:val="Page Numbers (Bottom of Page)"/>
        <w:docPartUnique/>
      </w:docPartObj>
    </w:sdtPr>
    <w:sdtEndPr>
      <w:rPr>
        <w:noProof/>
      </w:rPr>
    </w:sdtEndPr>
    <w:sdtContent>
      <w:p w14:paraId="3188B49F" w14:textId="6A46D047" w:rsidR="00F54D91" w:rsidRDefault="00F54D91">
        <w:pPr>
          <w:pStyle w:val="Footer"/>
          <w:jc w:val="right"/>
        </w:pPr>
        <w:r>
          <w:fldChar w:fldCharType="begin"/>
        </w:r>
        <w:r>
          <w:instrText xml:space="preserve"> PAGE   \* MERGEFORMAT </w:instrText>
        </w:r>
        <w:r>
          <w:fldChar w:fldCharType="separate"/>
        </w:r>
        <w:r w:rsidR="0085341D">
          <w:rPr>
            <w:noProof/>
          </w:rPr>
          <w:t>50</w:t>
        </w:r>
        <w:r>
          <w:rPr>
            <w:noProof/>
          </w:rPr>
          <w:fldChar w:fldCharType="end"/>
        </w:r>
      </w:p>
    </w:sdtContent>
  </w:sdt>
  <w:p w14:paraId="648608E8" w14:textId="77777777" w:rsidR="00F54D91" w:rsidRDefault="00F54D91">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42F35E8" w14:textId="77777777" w:rsidR="00D14564" w:rsidRDefault="00D14564" w:rsidP="007E7C63">
      <w:pPr>
        <w:spacing w:after="0" w:line="240" w:lineRule="auto"/>
      </w:pPr>
      <w:r>
        <w:separator/>
      </w:r>
    </w:p>
  </w:footnote>
  <w:footnote w:type="continuationSeparator" w:id="0">
    <w:p w14:paraId="7AC15CE8" w14:textId="77777777" w:rsidR="00D14564" w:rsidRDefault="00D14564" w:rsidP="007E7C6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F31360"/>
    <w:multiLevelType w:val="hybridMultilevel"/>
    <w:tmpl w:val="DC72AD92"/>
    <w:lvl w:ilvl="0" w:tplc="E0081F96">
      <w:start w:val="1"/>
      <w:numFmt w:val="bullet"/>
      <w:lvlText w:val="-"/>
      <w:lvlJc w:val="left"/>
      <w:pPr>
        <w:ind w:left="720" w:hanging="360"/>
      </w:pPr>
      <w:rPr>
        <w:rFonts w:ascii="Times New Roman" w:eastAsiaTheme="minorHAnsi" w:hAnsi="Times New Roman" w:cs="Times New Roman" w:hint="default"/>
      </w:rPr>
    </w:lvl>
    <w:lvl w:ilvl="1" w:tplc="08863908">
      <w:start w:val="1"/>
      <w:numFmt w:val="bullet"/>
      <w:lvlText w:val="+"/>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1D54D1"/>
    <w:multiLevelType w:val="multilevel"/>
    <w:tmpl w:val="4BF695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31241D6"/>
    <w:multiLevelType w:val="multilevel"/>
    <w:tmpl w:val="C3DC42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751DA0"/>
    <w:multiLevelType w:val="multilevel"/>
    <w:tmpl w:val="725A406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41C3B44"/>
    <w:multiLevelType w:val="hybridMultilevel"/>
    <w:tmpl w:val="9C444AAE"/>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66C5022"/>
    <w:multiLevelType w:val="multilevel"/>
    <w:tmpl w:val="1AF44664"/>
    <w:lvl w:ilvl="0">
      <w:start w:val="1"/>
      <w:numFmt w:val="decimal"/>
      <w:pStyle w:val="Heading1"/>
      <w:lvlText w:val="Chương %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6" w15:restartNumberingAfterBreak="0">
    <w:nsid w:val="1C2C7E3A"/>
    <w:multiLevelType w:val="multilevel"/>
    <w:tmpl w:val="B296AE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18D60E1"/>
    <w:multiLevelType w:val="multilevel"/>
    <w:tmpl w:val="EABCB1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41B61A5"/>
    <w:multiLevelType w:val="hybridMultilevel"/>
    <w:tmpl w:val="9692DFF2"/>
    <w:lvl w:ilvl="0" w:tplc="65B690D4">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53F2A6F"/>
    <w:multiLevelType w:val="hybridMultilevel"/>
    <w:tmpl w:val="1616C6F8"/>
    <w:lvl w:ilvl="0" w:tplc="E0081F96">
      <w:start w:val="1"/>
      <w:numFmt w:val="bullet"/>
      <w:lvlText w:val="-"/>
      <w:lvlJc w:val="left"/>
      <w:pPr>
        <w:ind w:left="720" w:hanging="360"/>
      </w:pPr>
      <w:rPr>
        <w:rFonts w:ascii="Times New Roman" w:eastAsiaTheme="minorHAnsi" w:hAnsi="Times New Roman" w:cs="Times New Roman" w:hint="default"/>
      </w:rPr>
    </w:lvl>
    <w:lvl w:ilvl="1" w:tplc="08863908">
      <w:start w:val="1"/>
      <w:numFmt w:val="bullet"/>
      <w:lvlText w:val="+"/>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D346BCE"/>
    <w:multiLevelType w:val="hybridMultilevel"/>
    <w:tmpl w:val="0440473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DD20928"/>
    <w:multiLevelType w:val="hybridMultilevel"/>
    <w:tmpl w:val="EC16A8B6"/>
    <w:lvl w:ilvl="0" w:tplc="04090009">
      <w:start w:val="1"/>
      <w:numFmt w:val="bullet"/>
      <w:lvlText w:val=""/>
      <w:lvlJc w:val="left"/>
      <w:pPr>
        <w:ind w:left="720" w:hanging="360"/>
      </w:pPr>
      <w:rPr>
        <w:rFonts w:ascii="Wingdings" w:hAnsi="Wingdings" w:hint="default"/>
      </w:rPr>
    </w:lvl>
    <w:lvl w:ilvl="1" w:tplc="08863908">
      <w:start w:val="1"/>
      <w:numFmt w:val="bullet"/>
      <w:lvlText w:val="+"/>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F9A63DC"/>
    <w:multiLevelType w:val="multilevel"/>
    <w:tmpl w:val="7D22F82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0444AAE"/>
    <w:multiLevelType w:val="multilevel"/>
    <w:tmpl w:val="73ACE7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16C29C1"/>
    <w:multiLevelType w:val="hybridMultilevel"/>
    <w:tmpl w:val="9C40B7BA"/>
    <w:lvl w:ilvl="0" w:tplc="AFAAC094">
      <w:start w:val="99"/>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29C58E8"/>
    <w:multiLevelType w:val="hybridMultilevel"/>
    <w:tmpl w:val="E50A3B20"/>
    <w:lvl w:ilvl="0" w:tplc="6200312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CF12A71"/>
    <w:multiLevelType w:val="multilevel"/>
    <w:tmpl w:val="CD3E39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64A15B0"/>
    <w:multiLevelType w:val="multilevel"/>
    <w:tmpl w:val="4796AC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26B790B"/>
    <w:multiLevelType w:val="multilevel"/>
    <w:tmpl w:val="C56E89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4FC6CB8"/>
    <w:multiLevelType w:val="hybridMultilevel"/>
    <w:tmpl w:val="538690DA"/>
    <w:lvl w:ilvl="0" w:tplc="04090009">
      <w:start w:val="1"/>
      <w:numFmt w:val="bullet"/>
      <w:lvlText w:val=""/>
      <w:lvlJc w:val="left"/>
      <w:pPr>
        <w:ind w:left="720" w:hanging="360"/>
      </w:pPr>
      <w:rPr>
        <w:rFonts w:ascii="Wingdings" w:hAnsi="Wingdings" w:hint="default"/>
      </w:rPr>
    </w:lvl>
    <w:lvl w:ilvl="1" w:tplc="08863908">
      <w:start w:val="1"/>
      <w:numFmt w:val="bullet"/>
      <w:lvlText w:val="+"/>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7724D27"/>
    <w:multiLevelType w:val="multilevel"/>
    <w:tmpl w:val="48625E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52D2365"/>
    <w:multiLevelType w:val="hybridMultilevel"/>
    <w:tmpl w:val="1A3A9D62"/>
    <w:lvl w:ilvl="0" w:tplc="E0081F9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5867320"/>
    <w:multiLevelType w:val="multilevel"/>
    <w:tmpl w:val="D8C8F010"/>
    <w:lvl w:ilvl="0">
      <w:start w:val="1"/>
      <w:numFmt w:val="decimal"/>
      <w:lvlText w:val="Chương %1."/>
      <w:lvlJc w:val="left"/>
      <w:pPr>
        <w:ind w:left="431" w:hanging="431"/>
      </w:pPr>
      <w:rPr>
        <w:rFonts w:ascii="Times New Roman" w:hAnsi="Times New Roman" w:hint="default"/>
        <w:b/>
        <w:i w:val="0"/>
        <w:sz w:val="28"/>
      </w:rPr>
    </w:lvl>
    <w:lvl w:ilvl="1">
      <w:start w:val="1"/>
      <w:numFmt w:val="decimal"/>
      <w:lvlText w:val="%1.%2"/>
      <w:lvlJc w:val="left"/>
      <w:pPr>
        <w:ind w:left="431" w:hanging="431"/>
      </w:pPr>
      <w:rPr>
        <w:rFonts w:ascii="Times New Roman" w:hAnsi="Times New Roman" w:hint="default"/>
        <w:b/>
        <w:i w:val="0"/>
        <w:sz w:val="28"/>
      </w:rPr>
    </w:lvl>
    <w:lvl w:ilvl="2">
      <w:start w:val="1"/>
      <w:numFmt w:val="decimal"/>
      <w:lvlText w:val="%1.%2.%3"/>
      <w:lvlJc w:val="left"/>
      <w:pPr>
        <w:ind w:left="431" w:hanging="431"/>
      </w:pPr>
      <w:rPr>
        <w:rFonts w:ascii="Times New Roman" w:hAnsi="Times New Roman" w:hint="default"/>
        <w:b w:val="0"/>
        <w:i w:val="0"/>
        <w:sz w:val="28"/>
      </w:rPr>
    </w:lvl>
    <w:lvl w:ilvl="3">
      <w:start w:val="1"/>
      <w:numFmt w:val="decimal"/>
      <w:lvlText w:val="%1.%2.%3.%4"/>
      <w:lvlJc w:val="left"/>
      <w:pPr>
        <w:ind w:left="431" w:hanging="431"/>
      </w:pPr>
      <w:rPr>
        <w:rFonts w:ascii="Times New Roman" w:hAnsi="Times New Roman" w:hint="default"/>
        <w:b w:val="0"/>
        <w:i/>
        <w:sz w:val="28"/>
      </w:rPr>
    </w:lvl>
    <w:lvl w:ilvl="4">
      <w:start w:val="1"/>
      <w:numFmt w:val="decimal"/>
      <w:lvlText w:val="%1.%2.%3.%4.%5"/>
      <w:lvlJc w:val="left"/>
      <w:pPr>
        <w:ind w:left="431" w:hanging="431"/>
      </w:pPr>
      <w:rPr>
        <w:rFonts w:hint="default"/>
      </w:rPr>
    </w:lvl>
    <w:lvl w:ilvl="5">
      <w:start w:val="1"/>
      <w:numFmt w:val="decimal"/>
      <w:lvlText w:val="%1.%2.%3.%4.%5.%6"/>
      <w:lvlJc w:val="left"/>
      <w:pPr>
        <w:ind w:left="431" w:hanging="431"/>
      </w:pPr>
      <w:rPr>
        <w:rFonts w:hint="default"/>
      </w:rPr>
    </w:lvl>
    <w:lvl w:ilvl="6">
      <w:start w:val="1"/>
      <w:numFmt w:val="decimal"/>
      <w:lvlText w:val="%1.%2.%3.%4.%5.%6.%7"/>
      <w:lvlJc w:val="left"/>
      <w:pPr>
        <w:ind w:left="431" w:hanging="431"/>
      </w:pPr>
      <w:rPr>
        <w:rFonts w:hint="default"/>
      </w:rPr>
    </w:lvl>
    <w:lvl w:ilvl="7">
      <w:start w:val="1"/>
      <w:numFmt w:val="decimal"/>
      <w:lvlText w:val="%1.%2.%3.%4.%5.%6.%7.%8"/>
      <w:lvlJc w:val="left"/>
      <w:pPr>
        <w:ind w:left="431" w:hanging="431"/>
      </w:pPr>
      <w:rPr>
        <w:rFonts w:hint="default"/>
      </w:rPr>
    </w:lvl>
    <w:lvl w:ilvl="8">
      <w:start w:val="1"/>
      <w:numFmt w:val="decimal"/>
      <w:lvlText w:val="%1.%2.%3.%4.%5.%6.%7.%8.%9"/>
      <w:lvlJc w:val="left"/>
      <w:pPr>
        <w:ind w:left="431" w:hanging="431"/>
      </w:pPr>
      <w:rPr>
        <w:rFonts w:hint="default"/>
      </w:rPr>
    </w:lvl>
  </w:abstractNum>
  <w:abstractNum w:abstractNumId="23" w15:restartNumberingAfterBreak="0">
    <w:nsid w:val="763F3248"/>
    <w:multiLevelType w:val="hybridMultilevel"/>
    <w:tmpl w:val="81B8DB54"/>
    <w:lvl w:ilvl="0" w:tplc="04090009">
      <w:start w:val="1"/>
      <w:numFmt w:val="bullet"/>
      <w:lvlText w:val=""/>
      <w:lvlJc w:val="left"/>
      <w:pPr>
        <w:ind w:left="720" w:hanging="360"/>
      </w:pPr>
      <w:rPr>
        <w:rFonts w:ascii="Wingdings" w:hAnsi="Wingdings" w:hint="default"/>
      </w:rPr>
    </w:lvl>
    <w:lvl w:ilvl="1" w:tplc="08863908">
      <w:start w:val="1"/>
      <w:numFmt w:val="bullet"/>
      <w:lvlText w:val="+"/>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DBF68C4"/>
    <w:multiLevelType w:val="hybridMultilevel"/>
    <w:tmpl w:val="9E2475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4"/>
  </w:num>
  <w:num w:numId="2">
    <w:abstractNumId w:val="22"/>
  </w:num>
  <w:num w:numId="3">
    <w:abstractNumId w:val="5"/>
  </w:num>
  <w:num w:numId="4">
    <w:abstractNumId w:val="0"/>
  </w:num>
  <w:num w:numId="5">
    <w:abstractNumId w:val="21"/>
  </w:num>
  <w:num w:numId="6">
    <w:abstractNumId w:val="9"/>
  </w:num>
  <w:num w:numId="7">
    <w:abstractNumId w:val="15"/>
  </w:num>
  <w:num w:numId="8">
    <w:abstractNumId w:val="1"/>
  </w:num>
  <w:num w:numId="9">
    <w:abstractNumId w:val="16"/>
  </w:num>
  <w:num w:numId="10">
    <w:abstractNumId w:val="20"/>
  </w:num>
  <w:num w:numId="11">
    <w:abstractNumId w:val="2"/>
  </w:num>
  <w:num w:numId="12">
    <w:abstractNumId w:val="18"/>
  </w:num>
  <w:num w:numId="13">
    <w:abstractNumId w:val="6"/>
  </w:num>
  <w:num w:numId="14">
    <w:abstractNumId w:val="7"/>
  </w:num>
  <w:num w:numId="15">
    <w:abstractNumId w:val="17"/>
  </w:num>
  <w:num w:numId="16">
    <w:abstractNumId w:val="13"/>
  </w:num>
  <w:num w:numId="17">
    <w:abstractNumId w:val="5"/>
  </w:num>
  <w:num w:numId="18">
    <w:abstractNumId w:val="8"/>
  </w:num>
  <w:num w:numId="19">
    <w:abstractNumId w:val="11"/>
  </w:num>
  <w:num w:numId="20">
    <w:abstractNumId w:val="19"/>
  </w:num>
  <w:num w:numId="21">
    <w:abstractNumId w:val="23"/>
  </w:num>
  <w:num w:numId="22">
    <w:abstractNumId w:val="10"/>
  </w:num>
  <w:num w:numId="23">
    <w:abstractNumId w:val="3"/>
  </w:num>
  <w:num w:numId="24">
    <w:abstractNumId w:val="4"/>
  </w:num>
  <w:num w:numId="25">
    <w:abstractNumId w:val="12"/>
  </w:num>
  <w:num w:numId="26">
    <w:abstractNumId w:val="14"/>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Phạm Mạnh Linh">
    <w15:presenceInfo w15:providerId="None" w15:userId="Phạm Mạnh Linh"/>
  </w15:person>
  <w15:person w15:author="Nguyen Quang Huy - HuyNQ52 (GAM.DAP)">
    <w15:presenceInfo w15:providerId="AD" w15:userId="S-1-5-21-1078879581-106171156-1039276024-20332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grammar="clean"/>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67989"/>
    <w:rsid w:val="00002674"/>
    <w:rsid w:val="0000736A"/>
    <w:rsid w:val="00016F6B"/>
    <w:rsid w:val="000177FF"/>
    <w:rsid w:val="000271FF"/>
    <w:rsid w:val="0003286E"/>
    <w:rsid w:val="00035850"/>
    <w:rsid w:val="00037299"/>
    <w:rsid w:val="00043C54"/>
    <w:rsid w:val="00047F91"/>
    <w:rsid w:val="000562FA"/>
    <w:rsid w:val="0006350A"/>
    <w:rsid w:val="000668A0"/>
    <w:rsid w:val="00071156"/>
    <w:rsid w:val="0007394D"/>
    <w:rsid w:val="0009167C"/>
    <w:rsid w:val="00091694"/>
    <w:rsid w:val="0009280F"/>
    <w:rsid w:val="000A0A50"/>
    <w:rsid w:val="000A14F8"/>
    <w:rsid w:val="000A4B45"/>
    <w:rsid w:val="000B3D1D"/>
    <w:rsid w:val="000B6FF4"/>
    <w:rsid w:val="000C4975"/>
    <w:rsid w:val="000D053D"/>
    <w:rsid w:val="000D3A35"/>
    <w:rsid w:val="000E0C69"/>
    <w:rsid w:val="000E34D2"/>
    <w:rsid w:val="000E7A6F"/>
    <w:rsid w:val="000F122A"/>
    <w:rsid w:val="001119D5"/>
    <w:rsid w:val="00121023"/>
    <w:rsid w:val="00123494"/>
    <w:rsid w:val="0013481E"/>
    <w:rsid w:val="00135013"/>
    <w:rsid w:val="00136924"/>
    <w:rsid w:val="00141E9D"/>
    <w:rsid w:val="00150606"/>
    <w:rsid w:val="001506FD"/>
    <w:rsid w:val="00153F61"/>
    <w:rsid w:val="00155A77"/>
    <w:rsid w:val="00157A6E"/>
    <w:rsid w:val="001614E5"/>
    <w:rsid w:val="00162C1B"/>
    <w:rsid w:val="0016312F"/>
    <w:rsid w:val="00163F73"/>
    <w:rsid w:val="00170C0B"/>
    <w:rsid w:val="0017676B"/>
    <w:rsid w:val="001813E1"/>
    <w:rsid w:val="00185204"/>
    <w:rsid w:val="00187A0F"/>
    <w:rsid w:val="001A2FED"/>
    <w:rsid w:val="001A58DE"/>
    <w:rsid w:val="001B0FD3"/>
    <w:rsid w:val="001C0046"/>
    <w:rsid w:val="001C289A"/>
    <w:rsid w:val="001C4BFB"/>
    <w:rsid w:val="001D7C9D"/>
    <w:rsid w:val="001E1141"/>
    <w:rsid w:val="001E1A0B"/>
    <w:rsid w:val="001E770F"/>
    <w:rsid w:val="00202978"/>
    <w:rsid w:val="0020378F"/>
    <w:rsid w:val="00204DD7"/>
    <w:rsid w:val="00205F70"/>
    <w:rsid w:val="002101AB"/>
    <w:rsid w:val="00215581"/>
    <w:rsid w:val="00220CA9"/>
    <w:rsid w:val="002214AC"/>
    <w:rsid w:val="00226446"/>
    <w:rsid w:val="00226B7E"/>
    <w:rsid w:val="00237744"/>
    <w:rsid w:val="00270CAD"/>
    <w:rsid w:val="00274CBB"/>
    <w:rsid w:val="00281A41"/>
    <w:rsid w:val="00284897"/>
    <w:rsid w:val="00284A57"/>
    <w:rsid w:val="00286A73"/>
    <w:rsid w:val="00291E35"/>
    <w:rsid w:val="002955FC"/>
    <w:rsid w:val="002A2C6B"/>
    <w:rsid w:val="002A35C2"/>
    <w:rsid w:val="002C5A6A"/>
    <w:rsid w:val="002D3871"/>
    <w:rsid w:val="002D69C1"/>
    <w:rsid w:val="002D6DAF"/>
    <w:rsid w:val="002E089A"/>
    <w:rsid w:val="002E4C25"/>
    <w:rsid w:val="002E6320"/>
    <w:rsid w:val="002E776B"/>
    <w:rsid w:val="002F0DF5"/>
    <w:rsid w:val="002F72A1"/>
    <w:rsid w:val="00304156"/>
    <w:rsid w:val="003213E5"/>
    <w:rsid w:val="003227E3"/>
    <w:rsid w:val="00322BA5"/>
    <w:rsid w:val="0032561A"/>
    <w:rsid w:val="00325A69"/>
    <w:rsid w:val="00327F6B"/>
    <w:rsid w:val="003335B4"/>
    <w:rsid w:val="003345A4"/>
    <w:rsid w:val="00342480"/>
    <w:rsid w:val="00343ADB"/>
    <w:rsid w:val="00344F99"/>
    <w:rsid w:val="0035149C"/>
    <w:rsid w:val="00353E0B"/>
    <w:rsid w:val="00356AFA"/>
    <w:rsid w:val="0035705F"/>
    <w:rsid w:val="00361682"/>
    <w:rsid w:val="00361734"/>
    <w:rsid w:val="003617E6"/>
    <w:rsid w:val="00371468"/>
    <w:rsid w:val="0038072E"/>
    <w:rsid w:val="0038083D"/>
    <w:rsid w:val="00381604"/>
    <w:rsid w:val="00393543"/>
    <w:rsid w:val="003A4506"/>
    <w:rsid w:val="003A4DB9"/>
    <w:rsid w:val="003A5A28"/>
    <w:rsid w:val="003B179D"/>
    <w:rsid w:val="003B1A45"/>
    <w:rsid w:val="003B600F"/>
    <w:rsid w:val="003B695F"/>
    <w:rsid w:val="003B76DC"/>
    <w:rsid w:val="003D606E"/>
    <w:rsid w:val="003E25E6"/>
    <w:rsid w:val="003E6B78"/>
    <w:rsid w:val="003F3A31"/>
    <w:rsid w:val="003F5F20"/>
    <w:rsid w:val="00401ADC"/>
    <w:rsid w:val="00412531"/>
    <w:rsid w:val="00414577"/>
    <w:rsid w:val="0041624D"/>
    <w:rsid w:val="0042654C"/>
    <w:rsid w:val="004334E8"/>
    <w:rsid w:val="00435CD4"/>
    <w:rsid w:val="004361F4"/>
    <w:rsid w:val="004426E0"/>
    <w:rsid w:val="0045365A"/>
    <w:rsid w:val="00456BFF"/>
    <w:rsid w:val="0045769F"/>
    <w:rsid w:val="00457A39"/>
    <w:rsid w:val="004622DD"/>
    <w:rsid w:val="004672AE"/>
    <w:rsid w:val="004771ED"/>
    <w:rsid w:val="00484C7C"/>
    <w:rsid w:val="00487028"/>
    <w:rsid w:val="00491EAE"/>
    <w:rsid w:val="00492A13"/>
    <w:rsid w:val="004A2969"/>
    <w:rsid w:val="004A2AD0"/>
    <w:rsid w:val="004A4CDA"/>
    <w:rsid w:val="004B351A"/>
    <w:rsid w:val="004B77EC"/>
    <w:rsid w:val="004C257F"/>
    <w:rsid w:val="004C4998"/>
    <w:rsid w:val="004C7541"/>
    <w:rsid w:val="004D20D4"/>
    <w:rsid w:val="004D5D76"/>
    <w:rsid w:val="004D626C"/>
    <w:rsid w:val="004E6D01"/>
    <w:rsid w:val="004F2303"/>
    <w:rsid w:val="004F7095"/>
    <w:rsid w:val="005003EA"/>
    <w:rsid w:val="0051255B"/>
    <w:rsid w:val="00521B71"/>
    <w:rsid w:val="00524D89"/>
    <w:rsid w:val="00525FD4"/>
    <w:rsid w:val="00530ACF"/>
    <w:rsid w:val="00530FC8"/>
    <w:rsid w:val="00534B1C"/>
    <w:rsid w:val="00551679"/>
    <w:rsid w:val="00557C9A"/>
    <w:rsid w:val="0056059E"/>
    <w:rsid w:val="005640E3"/>
    <w:rsid w:val="00564B8D"/>
    <w:rsid w:val="005655AA"/>
    <w:rsid w:val="00567989"/>
    <w:rsid w:val="00573FF9"/>
    <w:rsid w:val="00575235"/>
    <w:rsid w:val="00577D22"/>
    <w:rsid w:val="0058132C"/>
    <w:rsid w:val="0058350F"/>
    <w:rsid w:val="0058791A"/>
    <w:rsid w:val="00594384"/>
    <w:rsid w:val="00594ADB"/>
    <w:rsid w:val="00597A0E"/>
    <w:rsid w:val="005A300D"/>
    <w:rsid w:val="005A3289"/>
    <w:rsid w:val="005A63CF"/>
    <w:rsid w:val="005B3761"/>
    <w:rsid w:val="005C2AB6"/>
    <w:rsid w:val="005D2D28"/>
    <w:rsid w:val="005D6006"/>
    <w:rsid w:val="005E0188"/>
    <w:rsid w:val="005E2722"/>
    <w:rsid w:val="005E2A39"/>
    <w:rsid w:val="005E7AB0"/>
    <w:rsid w:val="005E7CEB"/>
    <w:rsid w:val="005F3D7B"/>
    <w:rsid w:val="005F7985"/>
    <w:rsid w:val="006030CB"/>
    <w:rsid w:val="006032AF"/>
    <w:rsid w:val="006078ED"/>
    <w:rsid w:val="00610470"/>
    <w:rsid w:val="006179A2"/>
    <w:rsid w:val="0062135F"/>
    <w:rsid w:val="00624A14"/>
    <w:rsid w:val="00627CAD"/>
    <w:rsid w:val="0063431A"/>
    <w:rsid w:val="00634737"/>
    <w:rsid w:val="00634DD6"/>
    <w:rsid w:val="00640198"/>
    <w:rsid w:val="00640325"/>
    <w:rsid w:val="006503BA"/>
    <w:rsid w:val="0065114C"/>
    <w:rsid w:val="0067029E"/>
    <w:rsid w:val="00674401"/>
    <w:rsid w:val="006765BD"/>
    <w:rsid w:val="006834D2"/>
    <w:rsid w:val="006862BD"/>
    <w:rsid w:val="006A6573"/>
    <w:rsid w:val="006B6D4E"/>
    <w:rsid w:val="006C1B6E"/>
    <w:rsid w:val="006C2E3A"/>
    <w:rsid w:val="006D0E7D"/>
    <w:rsid w:val="006D3A12"/>
    <w:rsid w:val="006D7E81"/>
    <w:rsid w:val="006E48D9"/>
    <w:rsid w:val="007045AA"/>
    <w:rsid w:val="00706F36"/>
    <w:rsid w:val="00715DEE"/>
    <w:rsid w:val="00721D8B"/>
    <w:rsid w:val="0072389C"/>
    <w:rsid w:val="007323B2"/>
    <w:rsid w:val="007405BA"/>
    <w:rsid w:val="00740715"/>
    <w:rsid w:val="007441C6"/>
    <w:rsid w:val="007445C5"/>
    <w:rsid w:val="0074554E"/>
    <w:rsid w:val="00747B24"/>
    <w:rsid w:val="00752A59"/>
    <w:rsid w:val="007606BF"/>
    <w:rsid w:val="00761E11"/>
    <w:rsid w:val="0076782C"/>
    <w:rsid w:val="00775C1E"/>
    <w:rsid w:val="0079489E"/>
    <w:rsid w:val="00795C2A"/>
    <w:rsid w:val="00795DB5"/>
    <w:rsid w:val="007A109C"/>
    <w:rsid w:val="007A338C"/>
    <w:rsid w:val="007A4AA9"/>
    <w:rsid w:val="007A7D11"/>
    <w:rsid w:val="007D0550"/>
    <w:rsid w:val="007D2F09"/>
    <w:rsid w:val="007E2EAB"/>
    <w:rsid w:val="007E2F38"/>
    <w:rsid w:val="007E4A21"/>
    <w:rsid w:val="007E7C63"/>
    <w:rsid w:val="007F2A55"/>
    <w:rsid w:val="008029B2"/>
    <w:rsid w:val="00805898"/>
    <w:rsid w:val="00810381"/>
    <w:rsid w:val="00812550"/>
    <w:rsid w:val="00815FDC"/>
    <w:rsid w:val="00816EE4"/>
    <w:rsid w:val="00820111"/>
    <w:rsid w:val="00820154"/>
    <w:rsid w:val="00835FA1"/>
    <w:rsid w:val="00840B43"/>
    <w:rsid w:val="00843E80"/>
    <w:rsid w:val="00850337"/>
    <w:rsid w:val="00850833"/>
    <w:rsid w:val="0085341D"/>
    <w:rsid w:val="00854ACA"/>
    <w:rsid w:val="00861729"/>
    <w:rsid w:val="0087733D"/>
    <w:rsid w:val="008800CB"/>
    <w:rsid w:val="00881C90"/>
    <w:rsid w:val="008841CC"/>
    <w:rsid w:val="008A1A47"/>
    <w:rsid w:val="008B285A"/>
    <w:rsid w:val="008B56C4"/>
    <w:rsid w:val="008B5E4B"/>
    <w:rsid w:val="008C4CDD"/>
    <w:rsid w:val="008C56D4"/>
    <w:rsid w:val="008C5954"/>
    <w:rsid w:val="008D072A"/>
    <w:rsid w:val="008D16DF"/>
    <w:rsid w:val="008D6924"/>
    <w:rsid w:val="008E13AA"/>
    <w:rsid w:val="008E13B7"/>
    <w:rsid w:val="008E1988"/>
    <w:rsid w:val="008E2139"/>
    <w:rsid w:val="008F0FE5"/>
    <w:rsid w:val="008F3D90"/>
    <w:rsid w:val="00904C8E"/>
    <w:rsid w:val="009061A5"/>
    <w:rsid w:val="009071DF"/>
    <w:rsid w:val="00907D75"/>
    <w:rsid w:val="009113F5"/>
    <w:rsid w:val="009122BD"/>
    <w:rsid w:val="0092327C"/>
    <w:rsid w:val="009311FF"/>
    <w:rsid w:val="009327CC"/>
    <w:rsid w:val="0093549E"/>
    <w:rsid w:val="00937385"/>
    <w:rsid w:val="00937A09"/>
    <w:rsid w:val="00943A3C"/>
    <w:rsid w:val="009442F1"/>
    <w:rsid w:val="00952D3D"/>
    <w:rsid w:val="00957D22"/>
    <w:rsid w:val="009656F9"/>
    <w:rsid w:val="009668C1"/>
    <w:rsid w:val="00966992"/>
    <w:rsid w:val="00967B98"/>
    <w:rsid w:val="00974D02"/>
    <w:rsid w:val="009763E3"/>
    <w:rsid w:val="0097748A"/>
    <w:rsid w:val="009810C9"/>
    <w:rsid w:val="00991F32"/>
    <w:rsid w:val="009933AC"/>
    <w:rsid w:val="00993F53"/>
    <w:rsid w:val="00997569"/>
    <w:rsid w:val="009A476B"/>
    <w:rsid w:val="009A4A0B"/>
    <w:rsid w:val="009A541E"/>
    <w:rsid w:val="009B25D0"/>
    <w:rsid w:val="009B6095"/>
    <w:rsid w:val="009C1FE7"/>
    <w:rsid w:val="009C712C"/>
    <w:rsid w:val="009D3CDF"/>
    <w:rsid w:val="009E03A6"/>
    <w:rsid w:val="009E5A03"/>
    <w:rsid w:val="009E6F0F"/>
    <w:rsid w:val="009F4AC3"/>
    <w:rsid w:val="009F4DE8"/>
    <w:rsid w:val="009F7D28"/>
    <w:rsid w:val="00A01A1F"/>
    <w:rsid w:val="00A01FC0"/>
    <w:rsid w:val="00A02646"/>
    <w:rsid w:val="00A02933"/>
    <w:rsid w:val="00A034CE"/>
    <w:rsid w:val="00A05C1A"/>
    <w:rsid w:val="00A116A5"/>
    <w:rsid w:val="00A12B06"/>
    <w:rsid w:val="00A1729A"/>
    <w:rsid w:val="00A27F91"/>
    <w:rsid w:val="00A30B69"/>
    <w:rsid w:val="00A369B7"/>
    <w:rsid w:val="00A36CCF"/>
    <w:rsid w:val="00A535B0"/>
    <w:rsid w:val="00A54F94"/>
    <w:rsid w:val="00A553A8"/>
    <w:rsid w:val="00A63499"/>
    <w:rsid w:val="00A63B7B"/>
    <w:rsid w:val="00A674A5"/>
    <w:rsid w:val="00A70E2F"/>
    <w:rsid w:val="00A73364"/>
    <w:rsid w:val="00A74C64"/>
    <w:rsid w:val="00A7700C"/>
    <w:rsid w:val="00A84D24"/>
    <w:rsid w:val="00A8574A"/>
    <w:rsid w:val="00A87E11"/>
    <w:rsid w:val="00A9560C"/>
    <w:rsid w:val="00A97F74"/>
    <w:rsid w:val="00AA0C89"/>
    <w:rsid w:val="00AA5F95"/>
    <w:rsid w:val="00AA6D47"/>
    <w:rsid w:val="00AB0751"/>
    <w:rsid w:val="00AB7710"/>
    <w:rsid w:val="00AC12F8"/>
    <w:rsid w:val="00AC2C86"/>
    <w:rsid w:val="00AC5848"/>
    <w:rsid w:val="00AC6082"/>
    <w:rsid w:val="00AD01BB"/>
    <w:rsid w:val="00AD5AB9"/>
    <w:rsid w:val="00AE031C"/>
    <w:rsid w:val="00AE115B"/>
    <w:rsid w:val="00AF2771"/>
    <w:rsid w:val="00B00421"/>
    <w:rsid w:val="00B145F1"/>
    <w:rsid w:val="00B14B05"/>
    <w:rsid w:val="00B2334C"/>
    <w:rsid w:val="00B30CF4"/>
    <w:rsid w:val="00B41258"/>
    <w:rsid w:val="00B4380B"/>
    <w:rsid w:val="00B52B3E"/>
    <w:rsid w:val="00B5370D"/>
    <w:rsid w:val="00B7399A"/>
    <w:rsid w:val="00B75A52"/>
    <w:rsid w:val="00B81D0C"/>
    <w:rsid w:val="00B8581B"/>
    <w:rsid w:val="00B91DC4"/>
    <w:rsid w:val="00B96BB1"/>
    <w:rsid w:val="00BA0D11"/>
    <w:rsid w:val="00BA1A1A"/>
    <w:rsid w:val="00BA6C99"/>
    <w:rsid w:val="00BB3B20"/>
    <w:rsid w:val="00BC0124"/>
    <w:rsid w:val="00BC36A4"/>
    <w:rsid w:val="00BD1C24"/>
    <w:rsid w:val="00BE4B81"/>
    <w:rsid w:val="00BE6049"/>
    <w:rsid w:val="00BF3040"/>
    <w:rsid w:val="00C0192B"/>
    <w:rsid w:val="00C02112"/>
    <w:rsid w:val="00C051E7"/>
    <w:rsid w:val="00C1488B"/>
    <w:rsid w:val="00C2563A"/>
    <w:rsid w:val="00C26DF0"/>
    <w:rsid w:val="00C340B1"/>
    <w:rsid w:val="00C36560"/>
    <w:rsid w:val="00C4493E"/>
    <w:rsid w:val="00C555C9"/>
    <w:rsid w:val="00C5568A"/>
    <w:rsid w:val="00C56566"/>
    <w:rsid w:val="00C60CBC"/>
    <w:rsid w:val="00C628BE"/>
    <w:rsid w:val="00C63290"/>
    <w:rsid w:val="00C63654"/>
    <w:rsid w:val="00C64512"/>
    <w:rsid w:val="00C66856"/>
    <w:rsid w:val="00C67FE5"/>
    <w:rsid w:val="00C7013A"/>
    <w:rsid w:val="00C711C9"/>
    <w:rsid w:val="00C716BA"/>
    <w:rsid w:val="00C930D0"/>
    <w:rsid w:val="00C94A34"/>
    <w:rsid w:val="00CA1653"/>
    <w:rsid w:val="00CA1D3A"/>
    <w:rsid w:val="00CA3833"/>
    <w:rsid w:val="00CB1B77"/>
    <w:rsid w:val="00CB4240"/>
    <w:rsid w:val="00CC0B9C"/>
    <w:rsid w:val="00CC0C97"/>
    <w:rsid w:val="00CD0499"/>
    <w:rsid w:val="00CD3DE3"/>
    <w:rsid w:val="00CD601F"/>
    <w:rsid w:val="00CE05E7"/>
    <w:rsid w:val="00CE4EC8"/>
    <w:rsid w:val="00CE728A"/>
    <w:rsid w:val="00CF1BE8"/>
    <w:rsid w:val="00CF64F7"/>
    <w:rsid w:val="00D03106"/>
    <w:rsid w:val="00D11353"/>
    <w:rsid w:val="00D14564"/>
    <w:rsid w:val="00D25F3D"/>
    <w:rsid w:val="00D267BC"/>
    <w:rsid w:val="00D3670B"/>
    <w:rsid w:val="00D50595"/>
    <w:rsid w:val="00D50928"/>
    <w:rsid w:val="00D54F6C"/>
    <w:rsid w:val="00D66841"/>
    <w:rsid w:val="00D7330D"/>
    <w:rsid w:val="00D8137C"/>
    <w:rsid w:val="00D90254"/>
    <w:rsid w:val="00DA4FDC"/>
    <w:rsid w:val="00DA5FF1"/>
    <w:rsid w:val="00DA79E6"/>
    <w:rsid w:val="00DB449A"/>
    <w:rsid w:val="00DB7146"/>
    <w:rsid w:val="00DB7329"/>
    <w:rsid w:val="00DC5C72"/>
    <w:rsid w:val="00DC5C9C"/>
    <w:rsid w:val="00DD03E6"/>
    <w:rsid w:val="00DD1A27"/>
    <w:rsid w:val="00DE11D1"/>
    <w:rsid w:val="00DE51E7"/>
    <w:rsid w:val="00DE6E5F"/>
    <w:rsid w:val="00DF67E3"/>
    <w:rsid w:val="00DF6F33"/>
    <w:rsid w:val="00E02222"/>
    <w:rsid w:val="00E02E7D"/>
    <w:rsid w:val="00E1719D"/>
    <w:rsid w:val="00E23C63"/>
    <w:rsid w:val="00E24E63"/>
    <w:rsid w:val="00E370B1"/>
    <w:rsid w:val="00E41E09"/>
    <w:rsid w:val="00E477CB"/>
    <w:rsid w:val="00E531D2"/>
    <w:rsid w:val="00E54D94"/>
    <w:rsid w:val="00E54EEC"/>
    <w:rsid w:val="00E628E7"/>
    <w:rsid w:val="00E65A3B"/>
    <w:rsid w:val="00E6643B"/>
    <w:rsid w:val="00E84881"/>
    <w:rsid w:val="00E87835"/>
    <w:rsid w:val="00EA0981"/>
    <w:rsid w:val="00EB1E60"/>
    <w:rsid w:val="00EC298B"/>
    <w:rsid w:val="00EC329B"/>
    <w:rsid w:val="00EC451B"/>
    <w:rsid w:val="00ED0830"/>
    <w:rsid w:val="00EE488B"/>
    <w:rsid w:val="00EE544B"/>
    <w:rsid w:val="00EE5E81"/>
    <w:rsid w:val="00EF1F12"/>
    <w:rsid w:val="00EF1F24"/>
    <w:rsid w:val="00EF3139"/>
    <w:rsid w:val="00EF7466"/>
    <w:rsid w:val="00F05A0C"/>
    <w:rsid w:val="00F10815"/>
    <w:rsid w:val="00F12300"/>
    <w:rsid w:val="00F17981"/>
    <w:rsid w:val="00F2096E"/>
    <w:rsid w:val="00F2194D"/>
    <w:rsid w:val="00F30BDE"/>
    <w:rsid w:val="00F41843"/>
    <w:rsid w:val="00F45A5D"/>
    <w:rsid w:val="00F54D91"/>
    <w:rsid w:val="00F6035D"/>
    <w:rsid w:val="00F6336C"/>
    <w:rsid w:val="00F656BC"/>
    <w:rsid w:val="00F66D03"/>
    <w:rsid w:val="00F67C9C"/>
    <w:rsid w:val="00F71A43"/>
    <w:rsid w:val="00F71CA9"/>
    <w:rsid w:val="00F74AE4"/>
    <w:rsid w:val="00F87513"/>
    <w:rsid w:val="00F937C8"/>
    <w:rsid w:val="00F975D3"/>
    <w:rsid w:val="00FA4A5F"/>
    <w:rsid w:val="00FA5C61"/>
    <w:rsid w:val="00FA7DA5"/>
    <w:rsid w:val="00FB00F3"/>
    <w:rsid w:val="00FC263B"/>
    <w:rsid w:val="00FD79B5"/>
    <w:rsid w:val="00FF41B6"/>
    <w:rsid w:val="00FF4564"/>
    <w:rsid w:val="00FF71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3C0CA0"/>
  <w15:chartTrackingRefBased/>
  <w15:docId w15:val="{3D0AB001-4361-4F77-8791-1684C3B7D0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8"/>
        <w:szCs w:val="28"/>
        <w:lang w:val="en-US" w:eastAsia="en-US" w:bidi="ar-SA"/>
      </w:rPr>
    </w:rPrDefault>
    <w:pPrDefault>
      <w:pPr>
        <w:spacing w:before="120" w:after="120" w:line="28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65A3B"/>
  </w:style>
  <w:style w:type="paragraph" w:styleId="Heading1">
    <w:name w:val="heading 1"/>
    <w:basedOn w:val="Normal"/>
    <w:next w:val="Normal"/>
    <w:link w:val="Heading1Char"/>
    <w:uiPriority w:val="9"/>
    <w:qFormat/>
    <w:rsid w:val="00E65A3B"/>
    <w:pPr>
      <w:keepNext/>
      <w:keepLines/>
      <w:numPr>
        <w:numId w:val="3"/>
      </w:numPr>
      <w:spacing w:before="240" w:after="0"/>
      <w:outlineLvl w:val="0"/>
    </w:pPr>
    <w:rPr>
      <w:rFonts w:eastAsiaTheme="majorEastAsia" w:cstheme="majorBidi"/>
      <w:b/>
      <w:szCs w:val="32"/>
    </w:rPr>
  </w:style>
  <w:style w:type="paragraph" w:styleId="Heading2">
    <w:name w:val="heading 2"/>
    <w:basedOn w:val="Normal"/>
    <w:next w:val="Normal"/>
    <w:link w:val="Heading2Char"/>
    <w:uiPriority w:val="9"/>
    <w:qFormat/>
    <w:rsid w:val="00C716BA"/>
    <w:pPr>
      <w:keepNext/>
      <w:keepLines/>
      <w:numPr>
        <w:ilvl w:val="1"/>
        <w:numId w:val="3"/>
      </w:numPr>
      <w:spacing w:before="40" w:after="0"/>
      <w:outlineLvl w:val="1"/>
    </w:pPr>
    <w:rPr>
      <w:rFonts w:eastAsiaTheme="majorEastAsia" w:cstheme="majorBidi"/>
      <w:b/>
      <w:szCs w:val="26"/>
    </w:rPr>
  </w:style>
  <w:style w:type="paragraph" w:styleId="Heading3">
    <w:name w:val="heading 3"/>
    <w:basedOn w:val="Normal"/>
    <w:next w:val="Normal"/>
    <w:link w:val="Heading3Char"/>
    <w:uiPriority w:val="9"/>
    <w:qFormat/>
    <w:rsid w:val="00A553A8"/>
    <w:pPr>
      <w:keepNext/>
      <w:keepLines/>
      <w:numPr>
        <w:ilvl w:val="2"/>
        <w:numId w:val="3"/>
      </w:numPr>
      <w:spacing w:before="40" w:after="0"/>
      <w:outlineLvl w:val="2"/>
    </w:pPr>
    <w:rPr>
      <w:rFonts w:eastAsiaTheme="majorEastAsia" w:cstheme="majorBidi"/>
      <w:b/>
      <w:i/>
      <w:szCs w:val="24"/>
    </w:rPr>
  </w:style>
  <w:style w:type="paragraph" w:styleId="Heading4">
    <w:name w:val="heading 4"/>
    <w:basedOn w:val="Normal"/>
    <w:next w:val="Normal"/>
    <w:link w:val="Heading4Char"/>
    <w:uiPriority w:val="9"/>
    <w:qFormat/>
    <w:rsid w:val="00E65A3B"/>
    <w:pPr>
      <w:keepNext/>
      <w:keepLines/>
      <w:numPr>
        <w:ilvl w:val="3"/>
        <w:numId w:val="3"/>
      </w:numPr>
      <w:spacing w:before="40" w:after="0"/>
      <w:outlineLvl w:val="3"/>
    </w:pPr>
    <w:rPr>
      <w:rFonts w:eastAsiaTheme="majorEastAsia" w:cstheme="majorBidi"/>
      <w:i/>
      <w:iCs/>
    </w:rPr>
  </w:style>
  <w:style w:type="paragraph" w:styleId="Heading5">
    <w:name w:val="heading 5"/>
    <w:basedOn w:val="Normal"/>
    <w:next w:val="Normal"/>
    <w:link w:val="Heading5Char"/>
    <w:uiPriority w:val="9"/>
    <w:semiHidden/>
    <w:unhideWhenUsed/>
    <w:qFormat/>
    <w:rsid w:val="00A553A8"/>
    <w:pPr>
      <w:keepNext/>
      <w:keepLines/>
      <w:numPr>
        <w:ilvl w:val="4"/>
        <w:numId w:val="3"/>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2E6320"/>
    <w:pPr>
      <w:keepNext/>
      <w:keepLines/>
      <w:numPr>
        <w:ilvl w:val="5"/>
        <w:numId w:val="3"/>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2E6320"/>
    <w:pPr>
      <w:keepNext/>
      <w:keepLines/>
      <w:numPr>
        <w:ilvl w:val="6"/>
        <w:numId w:val="3"/>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2E6320"/>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E6320"/>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1624D"/>
    <w:pPr>
      <w:ind w:left="720"/>
      <w:contextualSpacing/>
    </w:pPr>
  </w:style>
  <w:style w:type="character" w:customStyle="1" w:styleId="Heading6Char">
    <w:name w:val="Heading 6 Char"/>
    <w:basedOn w:val="DefaultParagraphFont"/>
    <w:link w:val="Heading6"/>
    <w:uiPriority w:val="9"/>
    <w:semiHidden/>
    <w:rsid w:val="002E6320"/>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2E6320"/>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2E632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E6320"/>
    <w:rPr>
      <w:rFonts w:asciiTheme="majorHAnsi" w:eastAsiaTheme="majorEastAsia" w:hAnsiTheme="majorHAnsi" w:cstheme="majorBidi"/>
      <w:i/>
      <w:iCs/>
      <w:color w:val="272727" w:themeColor="text1" w:themeTint="D8"/>
      <w:sz w:val="21"/>
      <w:szCs w:val="21"/>
    </w:rPr>
  </w:style>
  <w:style w:type="character" w:customStyle="1" w:styleId="Heading2Char">
    <w:name w:val="Heading 2 Char"/>
    <w:basedOn w:val="DefaultParagraphFont"/>
    <w:link w:val="Heading2"/>
    <w:uiPriority w:val="9"/>
    <w:rsid w:val="00E65A3B"/>
    <w:rPr>
      <w:rFonts w:eastAsiaTheme="majorEastAsia" w:cstheme="majorBidi"/>
      <w:b/>
      <w:szCs w:val="26"/>
    </w:rPr>
  </w:style>
  <w:style w:type="character" w:customStyle="1" w:styleId="Heading1Char">
    <w:name w:val="Heading 1 Char"/>
    <w:basedOn w:val="DefaultParagraphFont"/>
    <w:link w:val="Heading1"/>
    <w:uiPriority w:val="9"/>
    <w:rsid w:val="00E65A3B"/>
    <w:rPr>
      <w:rFonts w:eastAsiaTheme="majorEastAsia" w:cstheme="majorBidi"/>
      <w:b/>
      <w:szCs w:val="32"/>
    </w:rPr>
  </w:style>
  <w:style w:type="paragraph" w:styleId="TOC2">
    <w:name w:val="toc 2"/>
    <w:basedOn w:val="Normal"/>
    <w:next w:val="Normal"/>
    <w:autoRedefine/>
    <w:uiPriority w:val="39"/>
    <w:unhideWhenUsed/>
    <w:rsid w:val="007E7C63"/>
    <w:pPr>
      <w:spacing w:after="100"/>
      <w:ind w:left="280"/>
    </w:pPr>
  </w:style>
  <w:style w:type="paragraph" w:styleId="TOC1">
    <w:name w:val="toc 1"/>
    <w:basedOn w:val="Normal"/>
    <w:next w:val="Normal"/>
    <w:autoRedefine/>
    <w:uiPriority w:val="39"/>
    <w:unhideWhenUsed/>
    <w:rsid w:val="007E7C63"/>
    <w:pPr>
      <w:spacing w:after="100"/>
    </w:pPr>
  </w:style>
  <w:style w:type="character" w:styleId="Hyperlink">
    <w:name w:val="Hyperlink"/>
    <w:basedOn w:val="DefaultParagraphFont"/>
    <w:uiPriority w:val="99"/>
    <w:unhideWhenUsed/>
    <w:rsid w:val="007E7C63"/>
    <w:rPr>
      <w:color w:val="0563C1" w:themeColor="hyperlink"/>
      <w:u w:val="single"/>
    </w:rPr>
  </w:style>
  <w:style w:type="paragraph" w:styleId="Header">
    <w:name w:val="header"/>
    <w:basedOn w:val="Normal"/>
    <w:link w:val="HeaderChar"/>
    <w:uiPriority w:val="99"/>
    <w:unhideWhenUsed/>
    <w:rsid w:val="007E7C63"/>
    <w:pPr>
      <w:tabs>
        <w:tab w:val="center" w:pos="4680"/>
        <w:tab w:val="right" w:pos="9360"/>
      </w:tabs>
      <w:spacing w:after="0" w:line="240" w:lineRule="auto"/>
    </w:pPr>
  </w:style>
  <w:style w:type="character" w:customStyle="1" w:styleId="HeaderChar">
    <w:name w:val="Header Char"/>
    <w:basedOn w:val="DefaultParagraphFont"/>
    <w:link w:val="Header"/>
    <w:uiPriority w:val="99"/>
    <w:rsid w:val="007E7C63"/>
  </w:style>
  <w:style w:type="paragraph" w:styleId="Footer">
    <w:name w:val="footer"/>
    <w:basedOn w:val="Normal"/>
    <w:link w:val="FooterChar"/>
    <w:uiPriority w:val="99"/>
    <w:unhideWhenUsed/>
    <w:rsid w:val="007E7C63"/>
    <w:pPr>
      <w:tabs>
        <w:tab w:val="center" w:pos="4680"/>
        <w:tab w:val="right" w:pos="9360"/>
      </w:tabs>
      <w:spacing w:after="0" w:line="240" w:lineRule="auto"/>
    </w:pPr>
  </w:style>
  <w:style w:type="character" w:customStyle="1" w:styleId="FooterChar">
    <w:name w:val="Footer Char"/>
    <w:basedOn w:val="DefaultParagraphFont"/>
    <w:link w:val="Footer"/>
    <w:uiPriority w:val="99"/>
    <w:rsid w:val="007E7C63"/>
  </w:style>
  <w:style w:type="character" w:customStyle="1" w:styleId="Heading3Char">
    <w:name w:val="Heading 3 Char"/>
    <w:basedOn w:val="DefaultParagraphFont"/>
    <w:link w:val="Heading3"/>
    <w:uiPriority w:val="9"/>
    <w:rsid w:val="00A553A8"/>
    <w:rPr>
      <w:rFonts w:eastAsiaTheme="majorEastAsia" w:cstheme="majorBidi"/>
      <w:b/>
      <w:i/>
      <w:szCs w:val="24"/>
    </w:rPr>
  </w:style>
  <w:style w:type="character" w:customStyle="1" w:styleId="Heading5Char">
    <w:name w:val="Heading 5 Char"/>
    <w:basedOn w:val="DefaultParagraphFont"/>
    <w:link w:val="Heading5"/>
    <w:uiPriority w:val="9"/>
    <w:semiHidden/>
    <w:rsid w:val="00A553A8"/>
    <w:rPr>
      <w:rFonts w:asciiTheme="majorHAnsi" w:eastAsiaTheme="majorEastAsia" w:hAnsiTheme="majorHAnsi" w:cstheme="majorBidi"/>
      <w:color w:val="2E74B5" w:themeColor="accent1" w:themeShade="BF"/>
    </w:rPr>
  </w:style>
  <w:style w:type="character" w:customStyle="1" w:styleId="Heading4Char">
    <w:name w:val="Heading 4 Char"/>
    <w:basedOn w:val="DefaultParagraphFont"/>
    <w:link w:val="Heading4"/>
    <w:uiPriority w:val="9"/>
    <w:rsid w:val="00E65A3B"/>
    <w:rPr>
      <w:rFonts w:eastAsiaTheme="majorEastAsia" w:cstheme="majorBidi"/>
      <w:i/>
      <w:iCs/>
    </w:rPr>
  </w:style>
  <w:style w:type="paragraph" w:styleId="TOC3">
    <w:name w:val="toc 3"/>
    <w:basedOn w:val="Normal"/>
    <w:next w:val="Normal"/>
    <w:autoRedefine/>
    <w:uiPriority w:val="39"/>
    <w:unhideWhenUsed/>
    <w:rsid w:val="004D20D4"/>
    <w:pPr>
      <w:spacing w:after="100"/>
      <w:ind w:left="560"/>
    </w:pPr>
  </w:style>
  <w:style w:type="paragraph" w:styleId="Caption">
    <w:name w:val="caption"/>
    <w:basedOn w:val="Normal"/>
    <w:next w:val="Normal"/>
    <w:uiPriority w:val="35"/>
    <w:unhideWhenUsed/>
    <w:qFormat/>
    <w:rsid w:val="002214AC"/>
    <w:pPr>
      <w:spacing w:before="0" w:after="200" w:line="240" w:lineRule="auto"/>
    </w:pPr>
    <w:rPr>
      <w:i/>
      <w:iCs/>
      <w:color w:val="44546A" w:themeColor="text2"/>
      <w:sz w:val="18"/>
      <w:szCs w:val="18"/>
    </w:rPr>
  </w:style>
  <w:style w:type="paragraph" w:styleId="Bibliography">
    <w:name w:val="Bibliography"/>
    <w:basedOn w:val="Normal"/>
    <w:next w:val="Normal"/>
    <w:uiPriority w:val="37"/>
    <w:unhideWhenUsed/>
    <w:rsid w:val="00D8137C"/>
  </w:style>
  <w:style w:type="paragraph" w:styleId="FootnoteText">
    <w:name w:val="footnote text"/>
    <w:basedOn w:val="Normal"/>
    <w:link w:val="FootnoteTextChar"/>
    <w:uiPriority w:val="99"/>
    <w:semiHidden/>
    <w:unhideWhenUsed/>
    <w:rsid w:val="00EE5E81"/>
    <w:pPr>
      <w:spacing w:before="0" w:after="0" w:line="240" w:lineRule="auto"/>
    </w:pPr>
    <w:rPr>
      <w:sz w:val="20"/>
      <w:szCs w:val="20"/>
    </w:rPr>
  </w:style>
  <w:style w:type="character" w:customStyle="1" w:styleId="FootnoteTextChar">
    <w:name w:val="Footnote Text Char"/>
    <w:basedOn w:val="DefaultParagraphFont"/>
    <w:link w:val="FootnoteText"/>
    <w:uiPriority w:val="99"/>
    <w:semiHidden/>
    <w:rsid w:val="00EE5E81"/>
    <w:rPr>
      <w:sz w:val="20"/>
      <w:szCs w:val="20"/>
    </w:rPr>
  </w:style>
  <w:style w:type="character" w:styleId="FootnoteReference">
    <w:name w:val="footnote reference"/>
    <w:basedOn w:val="DefaultParagraphFont"/>
    <w:uiPriority w:val="99"/>
    <w:semiHidden/>
    <w:unhideWhenUsed/>
    <w:rsid w:val="00EE5E81"/>
    <w:rPr>
      <w:vertAlign w:val="superscript"/>
    </w:rPr>
  </w:style>
  <w:style w:type="table" w:styleId="TableGrid">
    <w:name w:val="Table Grid"/>
    <w:basedOn w:val="TableNormal"/>
    <w:uiPriority w:val="39"/>
    <w:rsid w:val="00AE115B"/>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AB0751"/>
    <w:pPr>
      <w:spacing w:before="100" w:beforeAutospacing="1" w:after="100" w:afterAutospacing="1" w:line="240" w:lineRule="auto"/>
    </w:pPr>
    <w:rPr>
      <w:rFonts w:eastAsia="Times New Roman" w:cs="Times New Roman"/>
      <w:sz w:val="24"/>
      <w:szCs w:val="24"/>
    </w:rPr>
  </w:style>
  <w:style w:type="character" w:customStyle="1" w:styleId="apple-tab-span">
    <w:name w:val="apple-tab-span"/>
    <w:basedOn w:val="DefaultParagraphFont"/>
    <w:rsid w:val="00CA1653"/>
  </w:style>
  <w:style w:type="character" w:customStyle="1" w:styleId="fontstyle01">
    <w:name w:val="fontstyle01"/>
    <w:basedOn w:val="DefaultParagraphFont"/>
    <w:rsid w:val="009933AC"/>
    <w:rPr>
      <w:rFonts w:ascii="MinionPro-Bold" w:hAnsi="MinionPro-Bold" w:hint="default"/>
      <w:b/>
      <w:bCs/>
      <w:i w:val="0"/>
      <w:iCs w:val="0"/>
      <w:color w:val="000000"/>
      <w:sz w:val="16"/>
      <w:szCs w:val="16"/>
    </w:rPr>
  </w:style>
  <w:style w:type="character" w:customStyle="1" w:styleId="fontstyle21">
    <w:name w:val="fontstyle21"/>
    <w:basedOn w:val="DefaultParagraphFont"/>
    <w:rsid w:val="009933AC"/>
    <w:rPr>
      <w:rFonts w:ascii="MinionPro-Regular" w:hAnsi="MinionPro-Regular" w:hint="default"/>
      <w:b w:val="0"/>
      <w:bCs w:val="0"/>
      <w:i w:val="0"/>
      <w:iCs w:val="0"/>
      <w:color w:val="000000"/>
      <w:sz w:val="16"/>
      <w:szCs w:val="16"/>
    </w:rPr>
  </w:style>
  <w:style w:type="paragraph" w:styleId="TableofFigures">
    <w:name w:val="table of figures"/>
    <w:basedOn w:val="Normal"/>
    <w:next w:val="Normal"/>
    <w:uiPriority w:val="99"/>
    <w:unhideWhenUsed/>
    <w:rsid w:val="00EA0981"/>
    <w:pPr>
      <w:spacing w:after="0"/>
    </w:pPr>
  </w:style>
  <w:style w:type="character" w:styleId="CommentReference">
    <w:name w:val="annotation reference"/>
    <w:basedOn w:val="DefaultParagraphFont"/>
    <w:uiPriority w:val="99"/>
    <w:semiHidden/>
    <w:unhideWhenUsed/>
    <w:rsid w:val="00AA5F95"/>
    <w:rPr>
      <w:sz w:val="16"/>
      <w:szCs w:val="16"/>
    </w:rPr>
  </w:style>
  <w:style w:type="paragraph" w:styleId="CommentText">
    <w:name w:val="annotation text"/>
    <w:basedOn w:val="Normal"/>
    <w:link w:val="CommentTextChar"/>
    <w:uiPriority w:val="99"/>
    <w:semiHidden/>
    <w:unhideWhenUsed/>
    <w:rsid w:val="00AA5F95"/>
    <w:pPr>
      <w:spacing w:line="240" w:lineRule="auto"/>
    </w:pPr>
    <w:rPr>
      <w:sz w:val="20"/>
      <w:szCs w:val="20"/>
    </w:rPr>
  </w:style>
  <w:style w:type="character" w:customStyle="1" w:styleId="CommentTextChar">
    <w:name w:val="Comment Text Char"/>
    <w:basedOn w:val="DefaultParagraphFont"/>
    <w:link w:val="CommentText"/>
    <w:uiPriority w:val="99"/>
    <w:semiHidden/>
    <w:rsid w:val="00AA5F95"/>
    <w:rPr>
      <w:sz w:val="20"/>
      <w:szCs w:val="20"/>
    </w:rPr>
  </w:style>
  <w:style w:type="paragraph" w:styleId="CommentSubject">
    <w:name w:val="annotation subject"/>
    <w:basedOn w:val="CommentText"/>
    <w:next w:val="CommentText"/>
    <w:link w:val="CommentSubjectChar"/>
    <w:uiPriority w:val="99"/>
    <w:semiHidden/>
    <w:unhideWhenUsed/>
    <w:rsid w:val="00AA5F95"/>
    <w:rPr>
      <w:b/>
      <w:bCs/>
    </w:rPr>
  </w:style>
  <w:style w:type="character" w:customStyle="1" w:styleId="CommentSubjectChar">
    <w:name w:val="Comment Subject Char"/>
    <w:basedOn w:val="CommentTextChar"/>
    <w:link w:val="CommentSubject"/>
    <w:uiPriority w:val="99"/>
    <w:semiHidden/>
    <w:rsid w:val="00AA5F95"/>
    <w:rPr>
      <w:b/>
      <w:bCs/>
      <w:sz w:val="20"/>
      <w:szCs w:val="20"/>
    </w:rPr>
  </w:style>
  <w:style w:type="paragraph" w:styleId="BalloonText">
    <w:name w:val="Balloon Text"/>
    <w:basedOn w:val="Normal"/>
    <w:link w:val="BalloonTextChar"/>
    <w:uiPriority w:val="99"/>
    <w:semiHidden/>
    <w:unhideWhenUsed/>
    <w:rsid w:val="00AA5F95"/>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A5F95"/>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76419">
      <w:bodyDiv w:val="1"/>
      <w:marLeft w:val="0"/>
      <w:marRight w:val="0"/>
      <w:marTop w:val="0"/>
      <w:marBottom w:val="0"/>
      <w:divBdr>
        <w:top w:val="none" w:sz="0" w:space="0" w:color="auto"/>
        <w:left w:val="none" w:sz="0" w:space="0" w:color="auto"/>
        <w:bottom w:val="none" w:sz="0" w:space="0" w:color="auto"/>
        <w:right w:val="none" w:sz="0" w:space="0" w:color="auto"/>
      </w:divBdr>
    </w:div>
    <w:div w:id="14120185">
      <w:bodyDiv w:val="1"/>
      <w:marLeft w:val="0"/>
      <w:marRight w:val="0"/>
      <w:marTop w:val="0"/>
      <w:marBottom w:val="0"/>
      <w:divBdr>
        <w:top w:val="none" w:sz="0" w:space="0" w:color="auto"/>
        <w:left w:val="none" w:sz="0" w:space="0" w:color="auto"/>
        <w:bottom w:val="none" w:sz="0" w:space="0" w:color="auto"/>
        <w:right w:val="none" w:sz="0" w:space="0" w:color="auto"/>
      </w:divBdr>
    </w:div>
    <w:div w:id="56173926">
      <w:bodyDiv w:val="1"/>
      <w:marLeft w:val="0"/>
      <w:marRight w:val="0"/>
      <w:marTop w:val="0"/>
      <w:marBottom w:val="0"/>
      <w:divBdr>
        <w:top w:val="none" w:sz="0" w:space="0" w:color="auto"/>
        <w:left w:val="none" w:sz="0" w:space="0" w:color="auto"/>
        <w:bottom w:val="none" w:sz="0" w:space="0" w:color="auto"/>
        <w:right w:val="none" w:sz="0" w:space="0" w:color="auto"/>
      </w:divBdr>
    </w:div>
    <w:div w:id="67315816">
      <w:bodyDiv w:val="1"/>
      <w:marLeft w:val="0"/>
      <w:marRight w:val="0"/>
      <w:marTop w:val="0"/>
      <w:marBottom w:val="0"/>
      <w:divBdr>
        <w:top w:val="none" w:sz="0" w:space="0" w:color="auto"/>
        <w:left w:val="none" w:sz="0" w:space="0" w:color="auto"/>
        <w:bottom w:val="none" w:sz="0" w:space="0" w:color="auto"/>
        <w:right w:val="none" w:sz="0" w:space="0" w:color="auto"/>
      </w:divBdr>
    </w:div>
    <w:div w:id="76053730">
      <w:bodyDiv w:val="1"/>
      <w:marLeft w:val="0"/>
      <w:marRight w:val="0"/>
      <w:marTop w:val="0"/>
      <w:marBottom w:val="0"/>
      <w:divBdr>
        <w:top w:val="none" w:sz="0" w:space="0" w:color="auto"/>
        <w:left w:val="none" w:sz="0" w:space="0" w:color="auto"/>
        <w:bottom w:val="none" w:sz="0" w:space="0" w:color="auto"/>
        <w:right w:val="none" w:sz="0" w:space="0" w:color="auto"/>
      </w:divBdr>
    </w:div>
    <w:div w:id="92019938">
      <w:bodyDiv w:val="1"/>
      <w:marLeft w:val="0"/>
      <w:marRight w:val="0"/>
      <w:marTop w:val="0"/>
      <w:marBottom w:val="0"/>
      <w:divBdr>
        <w:top w:val="none" w:sz="0" w:space="0" w:color="auto"/>
        <w:left w:val="none" w:sz="0" w:space="0" w:color="auto"/>
        <w:bottom w:val="none" w:sz="0" w:space="0" w:color="auto"/>
        <w:right w:val="none" w:sz="0" w:space="0" w:color="auto"/>
      </w:divBdr>
    </w:div>
    <w:div w:id="101460886">
      <w:bodyDiv w:val="1"/>
      <w:marLeft w:val="0"/>
      <w:marRight w:val="0"/>
      <w:marTop w:val="0"/>
      <w:marBottom w:val="0"/>
      <w:divBdr>
        <w:top w:val="none" w:sz="0" w:space="0" w:color="auto"/>
        <w:left w:val="none" w:sz="0" w:space="0" w:color="auto"/>
        <w:bottom w:val="none" w:sz="0" w:space="0" w:color="auto"/>
        <w:right w:val="none" w:sz="0" w:space="0" w:color="auto"/>
      </w:divBdr>
    </w:div>
    <w:div w:id="117266664">
      <w:bodyDiv w:val="1"/>
      <w:marLeft w:val="0"/>
      <w:marRight w:val="0"/>
      <w:marTop w:val="0"/>
      <w:marBottom w:val="0"/>
      <w:divBdr>
        <w:top w:val="none" w:sz="0" w:space="0" w:color="auto"/>
        <w:left w:val="none" w:sz="0" w:space="0" w:color="auto"/>
        <w:bottom w:val="none" w:sz="0" w:space="0" w:color="auto"/>
        <w:right w:val="none" w:sz="0" w:space="0" w:color="auto"/>
      </w:divBdr>
    </w:div>
    <w:div w:id="147140935">
      <w:bodyDiv w:val="1"/>
      <w:marLeft w:val="0"/>
      <w:marRight w:val="0"/>
      <w:marTop w:val="0"/>
      <w:marBottom w:val="0"/>
      <w:divBdr>
        <w:top w:val="none" w:sz="0" w:space="0" w:color="auto"/>
        <w:left w:val="none" w:sz="0" w:space="0" w:color="auto"/>
        <w:bottom w:val="none" w:sz="0" w:space="0" w:color="auto"/>
        <w:right w:val="none" w:sz="0" w:space="0" w:color="auto"/>
      </w:divBdr>
    </w:div>
    <w:div w:id="152111358">
      <w:bodyDiv w:val="1"/>
      <w:marLeft w:val="0"/>
      <w:marRight w:val="0"/>
      <w:marTop w:val="0"/>
      <w:marBottom w:val="0"/>
      <w:divBdr>
        <w:top w:val="none" w:sz="0" w:space="0" w:color="auto"/>
        <w:left w:val="none" w:sz="0" w:space="0" w:color="auto"/>
        <w:bottom w:val="none" w:sz="0" w:space="0" w:color="auto"/>
        <w:right w:val="none" w:sz="0" w:space="0" w:color="auto"/>
      </w:divBdr>
    </w:div>
    <w:div w:id="160777156">
      <w:bodyDiv w:val="1"/>
      <w:marLeft w:val="0"/>
      <w:marRight w:val="0"/>
      <w:marTop w:val="0"/>
      <w:marBottom w:val="0"/>
      <w:divBdr>
        <w:top w:val="none" w:sz="0" w:space="0" w:color="auto"/>
        <w:left w:val="none" w:sz="0" w:space="0" w:color="auto"/>
        <w:bottom w:val="none" w:sz="0" w:space="0" w:color="auto"/>
        <w:right w:val="none" w:sz="0" w:space="0" w:color="auto"/>
      </w:divBdr>
    </w:div>
    <w:div w:id="162817014">
      <w:bodyDiv w:val="1"/>
      <w:marLeft w:val="0"/>
      <w:marRight w:val="0"/>
      <w:marTop w:val="0"/>
      <w:marBottom w:val="0"/>
      <w:divBdr>
        <w:top w:val="none" w:sz="0" w:space="0" w:color="auto"/>
        <w:left w:val="none" w:sz="0" w:space="0" w:color="auto"/>
        <w:bottom w:val="none" w:sz="0" w:space="0" w:color="auto"/>
        <w:right w:val="none" w:sz="0" w:space="0" w:color="auto"/>
      </w:divBdr>
    </w:div>
    <w:div w:id="163131082">
      <w:bodyDiv w:val="1"/>
      <w:marLeft w:val="0"/>
      <w:marRight w:val="0"/>
      <w:marTop w:val="0"/>
      <w:marBottom w:val="0"/>
      <w:divBdr>
        <w:top w:val="none" w:sz="0" w:space="0" w:color="auto"/>
        <w:left w:val="none" w:sz="0" w:space="0" w:color="auto"/>
        <w:bottom w:val="none" w:sz="0" w:space="0" w:color="auto"/>
        <w:right w:val="none" w:sz="0" w:space="0" w:color="auto"/>
      </w:divBdr>
    </w:div>
    <w:div w:id="186140589">
      <w:bodyDiv w:val="1"/>
      <w:marLeft w:val="0"/>
      <w:marRight w:val="0"/>
      <w:marTop w:val="0"/>
      <w:marBottom w:val="0"/>
      <w:divBdr>
        <w:top w:val="none" w:sz="0" w:space="0" w:color="auto"/>
        <w:left w:val="none" w:sz="0" w:space="0" w:color="auto"/>
        <w:bottom w:val="none" w:sz="0" w:space="0" w:color="auto"/>
        <w:right w:val="none" w:sz="0" w:space="0" w:color="auto"/>
      </w:divBdr>
    </w:div>
    <w:div w:id="202257934">
      <w:bodyDiv w:val="1"/>
      <w:marLeft w:val="0"/>
      <w:marRight w:val="0"/>
      <w:marTop w:val="0"/>
      <w:marBottom w:val="0"/>
      <w:divBdr>
        <w:top w:val="none" w:sz="0" w:space="0" w:color="auto"/>
        <w:left w:val="none" w:sz="0" w:space="0" w:color="auto"/>
        <w:bottom w:val="none" w:sz="0" w:space="0" w:color="auto"/>
        <w:right w:val="none" w:sz="0" w:space="0" w:color="auto"/>
      </w:divBdr>
    </w:div>
    <w:div w:id="221210002">
      <w:bodyDiv w:val="1"/>
      <w:marLeft w:val="0"/>
      <w:marRight w:val="0"/>
      <w:marTop w:val="0"/>
      <w:marBottom w:val="0"/>
      <w:divBdr>
        <w:top w:val="none" w:sz="0" w:space="0" w:color="auto"/>
        <w:left w:val="none" w:sz="0" w:space="0" w:color="auto"/>
        <w:bottom w:val="none" w:sz="0" w:space="0" w:color="auto"/>
        <w:right w:val="none" w:sz="0" w:space="0" w:color="auto"/>
      </w:divBdr>
    </w:div>
    <w:div w:id="223492328">
      <w:bodyDiv w:val="1"/>
      <w:marLeft w:val="0"/>
      <w:marRight w:val="0"/>
      <w:marTop w:val="0"/>
      <w:marBottom w:val="0"/>
      <w:divBdr>
        <w:top w:val="none" w:sz="0" w:space="0" w:color="auto"/>
        <w:left w:val="none" w:sz="0" w:space="0" w:color="auto"/>
        <w:bottom w:val="none" w:sz="0" w:space="0" w:color="auto"/>
        <w:right w:val="none" w:sz="0" w:space="0" w:color="auto"/>
      </w:divBdr>
    </w:div>
    <w:div w:id="224224950">
      <w:bodyDiv w:val="1"/>
      <w:marLeft w:val="0"/>
      <w:marRight w:val="0"/>
      <w:marTop w:val="0"/>
      <w:marBottom w:val="0"/>
      <w:divBdr>
        <w:top w:val="none" w:sz="0" w:space="0" w:color="auto"/>
        <w:left w:val="none" w:sz="0" w:space="0" w:color="auto"/>
        <w:bottom w:val="none" w:sz="0" w:space="0" w:color="auto"/>
        <w:right w:val="none" w:sz="0" w:space="0" w:color="auto"/>
      </w:divBdr>
    </w:div>
    <w:div w:id="227692174">
      <w:bodyDiv w:val="1"/>
      <w:marLeft w:val="0"/>
      <w:marRight w:val="0"/>
      <w:marTop w:val="0"/>
      <w:marBottom w:val="0"/>
      <w:divBdr>
        <w:top w:val="none" w:sz="0" w:space="0" w:color="auto"/>
        <w:left w:val="none" w:sz="0" w:space="0" w:color="auto"/>
        <w:bottom w:val="none" w:sz="0" w:space="0" w:color="auto"/>
        <w:right w:val="none" w:sz="0" w:space="0" w:color="auto"/>
      </w:divBdr>
    </w:div>
    <w:div w:id="255990304">
      <w:bodyDiv w:val="1"/>
      <w:marLeft w:val="0"/>
      <w:marRight w:val="0"/>
      <w:marTop w:val="0"/>
      <w:marBottom w:val="0"/>
      <w:divBdr>
        <w:top w:val="none" w:sz="0" w:space="0" w:color="auto"/>
        <w:left w:val="none" w:sz="0" w:space="0" w:color="auto"/>
        <w:bottom w:val="none" w:sz="0" w:space="0" w:color="auto"/>
        <w:right w:val="none" w:sz="0" w:space="0" w:color="auto"/>
      </w:divBdr>
    </w:div>
    <w:div w:id="258757590">
      <w:bodyDiv w:val="1"/>
      <w:marLeft w:val="0"/>
      <w:marRight w:val="0"/>
      <w:marTop w:val="0"/>
      <w:marBottom w:val="0"/>
      <w:divBdr>
        <w:top w:val="none" w:sz="0" w:space="0" w:color="auto"/>
        <w:left w:val="none" w:sz="0" w:space="0" w:color="auto"/>
        <w:bottom w:val="none" w:sz="0" w:space="0" w:color="auto"/>
        <w:right w:val="none" w:sz="0" w:space="0" w:color="auto"/>
      </w:divBdr>
    </w:div>
    <w:div w:id="278220816">
      <w:bodyDiv w:val="1"/>
      <w:marLeft w:val="0"/>
      <w:marRight w:val="0"/>
      <w:marTop w:val="0"/>
      <w:marBottom w:val="0"/>
      <w:divBdr>
        <w:top w:val="none" w:sz="0" w:space="0" w:color="auto"/>
        <w:left w:val="none" w:sz="0" w:space="0" w:color="auto"/>
        <w:bottom w:val="none" w:sz="0" w:space="0" w:color="auto"/>
        <w:right w:val="none" w:sz="0" w:space="0" w:color="auto"/>
      </w:divBdr>
    </w:div>
    <w:div w:id="297953144">
      <w:bodyDiv w:val="1"/>
      <w:marLeft w:val="0"/>
      <w:marRight w:val="0"/>
      <w:marTop w:val="0"/>
      <w:marBottom w:val="0"/>
      <w:divBdr>
        <w:top w:val="none" w:sz="0" w:space="0" w:color="auto"/>
        <w:left w:val="none" w:sz="0" w:space="0" w:color="auto"/>
        <w:bottom w:val="none" w:sz="0" w:space="0" w:color="auto"/>
        <w:right w:val="none" w:sz="0" w:space="0" w:color="auto"/>
      </w:divBdr>
    </w:div>
    <w:div w:id="298729232">
      <w:bodyDiv w:val="1"/>
      <w:marLeft w:val="0"/>
      <w:marRight w:val="0"/>
      <w:marTop w:val="0"/>
      <w:marBottom w:val="0"/>
      <w:divBdr>
        <w:top w:val="none" w:sz="0" w:space="0" w:color="auto"/>
        <w:left w:val="none" w:sz="0" w:space="0" w:color="auto"/>
        <w:bottom w:val="none" w:sz="0" w:space="0" w:color="auto"/>
        <w:right w:val="none" w:sz="0" w:space="0" w:color="auto"/>
      </w:divBdr>
    </w:div>
    <w:div w:id="306866058">
      <w:bodyDiv w:val="1"/>
      <w:marLeft w:val="0"/>
      <w:marRight w:val="0"/>
      <w:marTop w:val="0"/>
      <w:marBottom w:val="0"/>
      <w:divBdr>
        <w:top w:val="none" w:sz="0" w:space="0" w:color="auto"/>
        <w:left w:val="none" w:sz="0" w:space="0" w:color="auto"/>
        <w:bottom w:val="none" w:sz="0" w:space="0" w:color="auto"/>
        <w:right w:val="none" w:sz="0" w:space="0" w:color="auto"/>
      </w:divBdr>
    </w:div>
    <w:div w:id="323899654">
      <w:bodyDiv w:val="1"/>
      <w:marLeft w:val="0"/>
      <w:marRight w:val="0"/>
      <w:marTop w:val="0"/>
      <w:marBottom w:val="0"/>
      <w:divBdr>
        <w:top w:val="none" w:sz="0" w:space="0" w:color="auto"/>
        <w:left w:val="none" w:sz="0" w:space="0" w:color="auto"/>
        <w:bottom w:val="none" w:sz="0" w:space="0" w:color="auto"/>
        <w:right w:val="none" w:sz="0" w:space="0" w:color="auto"/>
      </w:divBdr>
    </w:div>
    <w:div w:id="334500741">
      <w:bodyDiv w:val="1"/>
      <w:marLeft w:val="0"/>
      <w:marRight w:val="0"/>
      <w:marTop w:val="0"/>
      <w:marBottom w:val="0"/>
      <w:divBdr>
        <w:top w:val="none" w:sz="0" w:space="0" w:color="auto"/>
        <w:left w:val="none" w:sz="0" w:space="0" w:color="auto"/>
        <w:bottom w:val="none" w:sz="0" w:space="0" w:color="auto"/>
        <w:right w:val="none" w:sz="0" w:space="0" w:color="auto"/>
      </w:divBdr>
    </w:div>
    <w:div w:id="341471876">
      <w:bodyDiv w:val="1"/>
      <w:marLeft w:val="0"/>
      <w:marRight w:val="0"/>
      <w:marTop w:val="0"/>
      <w:marBottom w:val="0"/>
      <w:divBdr>
        <w:top w:val="none" w:sz="0" w:space="0" w:color="auto"/>
        <w:left w:val="none" w:sz="0" w:space="0" w:color="auto"/>
        <w:bottom w:val="none" w:sz="0" w:space="0" w:color="auto"/>
        <w:right w:val="none" w:sz="0" w:space="0" w:color="auto"/>
      </w:divBdr>
    </w:div>
    <w:div w:id="351760660">
      <w:bodyDiv w:val="1"/>
      <w:marLeft w:val="0"/>
      <w:marRight w:val="0"/>
      <w:marTop w:val="0"/>
      <w:marBottom w:val="0"/>
      <w:divBdr>
        <w:top w:val="none" w:sz="0" w:space="0" w:color="auto"/>
        <w:left w:val="none" w:sz="0" w:space="0" w:color="auto"/>
        <w:bottom w:val="none" w:sz="0" w:space="0" w:color="auto"/>
        <w:right w:val="none" w:sz="0" w:space="0" w:color="auto"/>
      </w:divBdr>
    </w:div>
    <w:div w:id="352849978">
      <w:bodyDiv w:val="1"/>
      <w:marLeft w:val="0"/>
      <w:marRight w:val="0"/>
      <w:marTop w:val="0"/>
      <w:marBottom w:val="0"/>
      <w:divBdr>
        <w:top w:val="none" w:sz="0" w:space="0" w:color="auto"/>
        <w:left w:val="none" w:sz="0" w:space="0" w:color="auto"/>
        <w:bottom w:val="none" w:sz="0" w:space="0" w:color="auto"/>
        <w:right w:val="none" w:sz="0" w:space="0" w:color="auto"/>
      </w:divBdr>
    </w:div>
    <w:div w:id="354040445">
      <w:bodyDiv w:val="1"/>
      <w:marLeft w:val="0"/>
      <w:marRight w:val="0"/>
      <w:marTop w:val="0"/>
      <w:marBottom w:val="0"/>
      <w:divBdr>
        <w:top w:val="none" w:sz="0" w:space="0" w:color="auto"/>
        <w:left w:val="none" w:sz="0" w:space="0" w:color="auto"/>
        <w:bottom w:val="none" w:sz="0" w:space="0" w:color="auto"/>
        <w:right w:val="none" w:sz="0" w:space="0" w:color="auto"/>
      </w:divBdr>
    </w:div>
    <w:div w:id="356078172">
      <w:bodyDiv w:val="1"/>
      <w:marLeft w:val="0"/>
      <w:marRight w:val="0"/>
      <w:marTop w:val="0"/>
      <w:marBottom w:val="0"/>
      <w:divBdr>
        <w:top w:val="none" w:sz="0" w:space="0" w:color="auto"/>
        <w:left w:val="none" w:sz="0" w:space="0" w:color="auto"/>
        <w:bottom w:val="none" w:sz="0" w:space="0" w:color="auto"/>
        <w:right w:val="none" w:sz="0" w:space="0" w:color="auto"/>
      </w:divBdr>
      <w:divsChild>
        <w:div w:id="1569916946">
          <w:marLeft w:val="0"/>
          <w:marRight w:val="0"/>
          <w:marTop w:val="0"/>
          <w:marBottom w:val="0"/>
          <w:divBdr>
            <w:top w:val="none" w:sz="0" w:space="0" w:color="auto"/>
            <w:left w:val="none" w:sz="0" w:space="0" w:color="auto"/>
            <w:bottom w:val="none" w:sz="0" w:space="0" w:color="auto"/>
            <w:right w:val="none" w:sz="0" w:space="0" w:color="auto"/>
          </w:divBdr>
        </w:div>
      </w:divsChild>
    </w:div>
    <w:div w:id="367460512">
      <w:bodyDiv w:val="1"/>
      <w:marLeft w:val="0"/>
      <w:marRight w:val="0"/>
      <w:marTop w:val="0"/>
      <w:marBottom w:val="0"/>
      <w:divBdr>
        <w:top w:val="none" w:sz="0" w:space="0" w:color="auto"/>
        <w:left w:val="none" w:sz="0" w:space="0" w:color="auto"/>
        <w:bottom w:val="none" w:sz="0" w:space="0" w:color="auto"/>
        <w:right w:val="none" w:sz="0" w:space="0" w:color="auto"/>
      </w:divBdr>
    </w:div>
    <w:div w:id="401634467">
      <w:bodyDiv w:val="1"/>
      <w:marLeft w:val="0"/>
      <w:marRight w:val="0"/>
      <w:marTop w:val="0"/>
      <w:marBottom w:val="0"/>
      <w:divBdr>
        <w:top w:val="none" w:sz="0" w:space="0" w:color="auto"/>
        <w:left w:val="none" w:sz="0" w:space="0" w:color="auto"/>
        <w:bottom w:val="none" w:sz="0" w:space="0" w:color="auto"/>
        <w:right w:val="none" w:sz="0" w:space="0" w:color="auto"/>
      </w:divBdr>
    </w:div>
    <w:div w:id="401870698">
      <w:bodyDiv w:val="1"/>
      <w:marLeft w:val="0"/>
      <w:marRight w:val="0"/>
      <w:marTop w:val="0"/>
      <w:marBottom w:val="0"/>
      <w:divBdr>
        <w:top w:val="none" w:sz="0" w:space="0" w:color="auto"/>
        <w:left w:val="none" w:sz="0" w:space="0" w:color="auto"/>
        <w:bottom w:val="none" w:sz="0" w:space="0" w:color="auto"/>
        <w:right w:val="none" w:sz="0" w:space="0" w:color="auto"/>
      </w:divBdr>
    </w:div>
    <w:div w:id="412433863">
      <w:bodyDiv w:val="1"/>
      <w:marLeft w:val="0"/>
      <w:marRight w:val="0"/>
      <w:marTop w:val="0"/>
      <w:marBottom w:val="0"/>
      <w:divBdr>
        <w:top w:val="none" w:sz="0" w:space="0" w:color="auto"/>
        <w:left w:val="none" w:sz="0" w:space="0" w:color="auto"/>
        <w:bottom w:val="none" w:sz="0" w:space="0" w:color="auto"/>
        <w:right w:val="none" w:sz="0" w:space="0" w:color="auto"/>
      </w:divBdr>
    </w:div>
    <w:div w:id="426273203">
      <w:bodyDiv w:val="1"/>
      <w:marLeft w:val="0"/>
      <w:marRight w:val="0"/>
      <w:marTop w:val="0"/>
      <w:marBottom w:val="0"/>
      <w:divBdr>
        <w:top w:val="none" w:sz="0" w:space="0" w:color="auto"/>
        <w:left w:val="none" w:sz="0" w:space="0" w:color="auto"/>
        <w:bottom w:val="none" w:sz="0" w:space="0" w:color="auto"/>
        <w:right w:val="none" w:sz="0" w:space="0" w:color="auto"/>
      </w:divBdr>
    </w:div>
    <w:div w:id="450631402">
      <w:bodyDiv w:val="1"/>
      <w:marLeft w:val="0"/>
      <w:marRight w:val="0"/>
      <w:marTop w:val="0"/>
      <w:marBottom w:val="0"/>
      <w:divBdr>
        <w:top w:val="none" w:sz="0" w:space="0" w:color="auto"/>
        <w:left w:val="none" w:sz="0" w:space="0" w:color="auto"/>
        <w:bottom w:val="none" w:sz="0" w:space="0" w:color="auto"/>
        <w:right w:val="none" w:sz="0" w:space="0" w:color="auto"/>
      </w:divBdr>
    </w:div>
    <w:div w:id="452938967">
      <w:bodyDiv w:val="1"/>
      <w:marLeft w:val="0"/>
      <w:marRight w:val="0"/>
      <w:marTop w:val="0"/>
      <w:marBottom w:val="0"/>
      <w:divBdr>
        <w:top w:val="none" w:sz="0" w:space="0" w:color="auto"/>
        <w:left w:val="none" w:sz="0" w:space="0" w:color="auto"/>
        <w:bottom w:val="none" w:sz="0" w:space="0" w:color="auto"/>
        <w:right w:val="none" w:sz="0" w:space="0" w:color="auto"/>
      </w:divBdr>
    </w:div>
    <w:div w:id="455953522">
      <w:bodyDiv w:val="1"/>
      <w:marLeft w:val="0"/>
      <w:marRight w:val="0"/>
      <w:marTop w:val="0"/>
      <w:marBottom w:val="0"/>
      <w:divBdr>
        <w:top w:val="none" w:sz="0" w:space="0" w:color="auto"/>
        <w:left w:val="none" w:sz="0" w:space="0" w:color="auto"/>
        <w:bottom w:val="none" w:sz="0" w:space="0" w:color="auto"/>
        <w:right w:val="none" w:sz="0" w:space="0" w:color="auto"/>
      </w:divBdr>
    </w:div>
    <w:div w:id="494883584">
      <w:bodyDiv w:val="1"/>
      <w:marLeft w:val="0"/>
      <w:marRight w:val="0"/>
      <w:marTop w:val="0"/>
      <w:marBottom w:val="0"/>
      <w:divBdr>
        <w:top w:val="none" w:sz="0" w:space="0" w:color="auto"/>
        <w:left w:val="none" w:sz="0" w:space="0" w:color="auto"/>
        <w:bottom w:val="none" w:sz="0" w:space="0" w:color="auto"/>
        <w:right w:val="none" w:sz="0" w:space="0" w:color="auto"/>
      </w:divBdr>
    </w:div>
    <w:div w:id="510146080">
      <w:bodyDiv w:val="1"/>
      <w:marLeft w:val="0"/>
      <w:marRight w:val="0"/>
      <w:marTop w:val="0"/>
      <w:marBottom w:val="0"/>
      <w:divBdr>
        <w:top w:val="none" w:sz="0" w:space="0" w:color="auto"/>
        <w:left w:val="none" w:sz="0" w:space="0" w:color="auto"/>
        <w:bottom w:val="none" w:sz="0" w:space="0" w:color="auto"/>
        <w:right w:val="none" w:sz="0" w:space="0" w:color="auto"/>
      </w:divBdr>
    </w:div>
    <w:div w:id="512845899">
      <w:bodyDiv w:val="1"/>
      <w:marLeft w:val="0"/>
      <w:marRight w:val="0"/>
      <w:marTop w:val="0"/>
      <w:marBottom w:val="0"/>
      <w:divBdr>
        <w:top w:val="none" w:sz="0" w:space="0" w:color="auto"/>
        <w:left w:val="none" w:sz="0" w:space="0" w:color="auto"/>
        <w:bottom w:val="none" w:sz="0" w:space="0" w:color="auto"/>
        <w:right w:val="none" w:sz="0" w:space="0" w:color="auto"/>
      </w:divBdr>
    </w:div>
    <w:div w:id="514074091">
      <w:bodyDiv w:val="1"/>
      <w:marLeft w:val="0"/>
      <w:marRight w:val="0"/>
      <w:marTop w:val="0"/>
      <w:marBottom w:val="0"/>
      <w:divBdr>
        <w:top w:val="none" w:sz="0" w:space="0" w:color="auto"/>
        <w:left w:val="none" w:sz="0" w:space="0" w:color="auto"/>
        <w:bottom w:val="none" w:sz="0" w:space="0" w:color="auto"/>
        <w:right w:val="none" w:sz="0" w:space="0" w:color="auto"/>
      </w:divBdr>
    </w:div>
    <w:div w:id="515925641">
      <w:bodyDiv w:val="1"/>
      <w:marLeft w:val="0"/>
      <w:marRight w:val="0"/>
      <w:marTop w:val="0"/>
      <w:marBottom w:val="0"/>
      <w:divBdr>
        <w:top w:val="none" w:sz="0" w:space="0" w:color="auto"/>
        <w:left w:val="none" w:sz="0" w:space="0" w:color="auto"/>
        <w:bottom w:val="none" w:sz="0" w:space="0" w:color="auto"/>
        <w:right w:val="none" w:sz="0" w:space="0" w:color="auto"/>
      </w:divBdr>
    </w:div>
    <w:div w:id="517157933">
      <w:bodyDiv w:val="1"/>
      <w:marLeft w:val="0"/>
      <w:marRight w:val="0"/>
      <w:marTop w:val="0"/>
      <w:marBottom w:val="0"/>
      <w:divBdr>
        <w:top w:val="none" w:sz="0" w:space="0" w:color="auto"/>
        <w:left w:val="none" w:sz="0" w:space="0" w:color="auto"/>
        <w:bottom w:val="none" w:sz="0" w:space="0" w:color="auto"/>
        <w:right w:val="none" w:sz="0" w:space="0" w:color="auto"/>
      </w:divBdr>
    </w:div>
    <w:div w:id="528645044">
      <w:bodyDiv w:val="1"/>
      <w:marLeft w:val="0"/>
      <w:marRight w:val="0"/>
      <w:marTop w:val="0"/>
      <w:marBottom w:val="0"/>
      <w:divBdr>
        <w:top w:val="none" w:sz="0" w:space="0" w:color="auto"/>
        <w:left w:val="none" w:sz="0" w:space="0" w:color="auto"/>
        <w:bottom w:val="none" w:sz="0" w:space="0" w:color="auto"/>
        <w:right w:val="none" w:sz="0" w:space="0" w:color="auto"/>
      </w:divBdr>
    </w:div>
    <w:div w:id="548305364">
      <w:bodyDiv w:val="1"/>
      <w:marLeft w:val="0"/>
      <w:marRight w:val="0"/>
      <w:marTop w:val="0"/>
      <w:marBottom w:val="0"/>
      <w:divBdr>
        <w:top w:val="none" w:sz="0" w:space="0" w:color="auto"/>
        <w:left w:val="none" w:sz="0" w:space="0" w:color="auto"/>
        <w:bottom w:val="none" w:sz="0" w:space="0" w:color="auto"/>
        <w:right w:val="none" w:sz="0" w:space="0" w:color="auto"/>
      </w:divBdr>
    </w:div>
    <w:div w:id="560332853">
      <w:bodyDiv w:val="1"/>
      <w:marLeft w:val="0"/>
      <w:marRight w:val="0"/>
      <w:marTop w:val="0"/>
      <w:marBottom w:val="0"/>
      <w:divBdr>
        <w:top w:val="none" w:sz="0" w:space="0" w:color="auto"/>
        <w:left w:val="none" w:sz="0" w:space="0" w:color="auto"/>
        <w:bottom w:val="none" w:sz="0" w:space="0" w:color="auto"/>
        <w:right w:val="none" w:sz="0" w:space="0" w:color="auto"/>
      </w:divBdr>
    </w:div>
    <w:div w:id="560680723">
      <w:bodyDiv w:val="1"/>
      <w:marLeft w:val="0"/>
      <w:marRight w:val="0"/>
      <w:marTop w:val="0"/>
      <w:marBottom w:val="0"/>
      <w:divBdr>
        <w:top w:val="none" w:sz="0" w:space="0" w:color="auto"/>
        <w:left w:val="none" w:sz="0" w:space="0" w:color="auto"/>
        <w:bottom w:val="none" w:sz="0" w:space="0" w:color="auto"/>
        <w:right w:val="none" w:sz="0" w:space="0" w:color="auto"/>
      </w:divBdr>
    </w:div>
    <w:div w:id="593133017">
      <w:bodyDiv w:val="1"/>
      <w:marLeft w:val="0"/>
      <w:marRight w:val="0"/>
      <w:marTop w:val="0"/>
      <w:marBottom w:val="0"/>
      <w:divBdr>
        <w:top w:val="none" w:sz="0" w:space="0" w:color="auto"/>
        <w:left w:val="none" w:sz="0" w:space="0" w:color="auto"/>
        <w:bottom w:val="none" w:sz="0" w:space="0" w:color="auto"/>
        <w:right w:val="none" w:sz="0" w:space="0" w:color="auto"/>
      </w:divBdr>
    </w:div>
    <w:div w:id="619607325">
      <w:bodyDiv w:val="1"/>
      <w:marLeft w:val="0"/>
      <w:marRight w:val="0"/>
      <w:marTop w:val="0"/>
      <w:marBottom w:val="0"/>
      <w:divBdr>
        <w:top w:val="none" w:sz="0" w:space="0" w:color="auto"/>
        <w:left w:val="none" w:sz="0" w:space="0" w:color="auto"/>
        <w:bottom w:val="none" w:sz="0" w:space="0" w:color="auto"/>
        <w:right w:val="none" w:sz="0" w:space="0" w:color="auto"/>
      </w:divBdr>
    </w:div>
    <w:div w:id="636837126">
      <w:bodyDiv w:val="1"/>
      <w:marLeft w:val="0"/>
      <w:marRight w:val="0"/>
      <w:marTop w:val="0"/>
      <w:marBottom w:val="0"/>
      <w:divBdr>
        <w:top w:val="none" w:sz="0" w:space="0" w:color="auto"/>
        <w:left w:val="none" w:sz="0" w:space="0" w:color="auto"/>
        <w:bottom w:val="none" w:sz="0" w:space="0" w:color="auto"/>
        <w:right w:val="none" w:sz="0" w:space="0" w:color="auto"/>
      </w:divBdr>
    </w:div>
    <w:div w:id="646322017">
      <w:bodyDiv w:val="1"/>
      <w:marLeft w:val="0"/>
      <w:marRight w:val="0"/>
      <w:marTop w:val="0"/>
      <w:marBottom w:val="0"/>
      <w:divBdr>
        <w:top w:val="none" w:sz="0" w:space="0" w:color="auto"/>
        <w:left w:val="none" w:sz="0" w:space="0" w:color="auto"/>
        <w:bottom w:val="none" w:sz="0" w:space="0" w:color="auto"/>
        <w:right w:val="none" w:sz="0" w:space="0" w:color="auto"/>
      </w:divBdr>
    </w:div>
    <w:div w:id="646666012">
      <w:bodyDiv w:val="1"/>
      <w:marLeft w:val="0"/>
      <w:marRight w:val="0"/>
      <w:marTop w:val="0"/>
      <w:marBottom w:val="0"/>
      <w:divBdr>
        <w:top w:val="none" w:sz="0" w:space="0" w:color="auto"/>
        <w:left w:val="none" w:sz="0" w:space="0" w:color="auto"/>
        <w:bottom w:val="none" w:sz="0" w:space="0" w:color="auto"/>
        <w:right w:val="none" w:sz="0" w:space="0" w:color="auto"/>
      </w:divBdr>
    </w:div>
    <w:div w:id="651061597">
      <w:bodyDiv w:val="1"/>
      <w:marLeft w:val="0"/>
      <w:marRight w:val="0"/>
      <w:marTop w:val="0"/>
      <w:marBottom w:val="0"/>
      <w:divBdr>
        <w:top w:val="none" w:sz="0" w:space="0" w:color="auto"/>
        <w:left w:val="none" w:sz="0" w:space="0" w:color="auto"/>
        <w:bottom w:val="none" w:sz="0" w:space="0" w:color="auto"/>
        <w:right w:val="none" w:sz="0" w:space="0" w:color="auto"/>
      </w:divBdr>
    </w:div>
    <w:div w:id="691805666">
      <w:bodyDiv w:val="1"/>
      <w:marLeft w:val="0"/>
      <w:marRight w:val="0"/>
      <w:marTop w:val="0"/>
      <w:marBottom w:val="0"/>
      <w:divBdr>
        <w:top w:val="none" w:sz="0" w:space="0" w:color="auto"/>
        <w:left w:val="none" w:sz="0" w:space="0" w:color="auto"/>
        <w:bottom w:val="none" w:sz="0" w:space="0" w:color="auto"/>
        <w:right w:val="none" w:sz="0" w:space="0" w:color="auto"/>
      </w:divBdr>
    </w:div>
    <w:div w:id="693075259">
      <w:bodyDiv w:val="1"/>
      <w:marLeft w:val="0"/>
      <w:marRight w:val="0"/>
      <w:marTop w:val="0"/>
      <w:marBottom w:val="0"/>
      <w:divBdr>
        <w:top w:val="none" w:sz="0" w:space="0" w:color="auto"/>
        <w:left w:val="none" w:sz="0" w:space="0" w:color="auto"/>
        <w:bottom w:val="none" w:sz="0" w:space="0" w:color="auto"/>
        <w:right w:val="none" w:sz="0" w:space="0" w:color="auto"/>
      </w:divBdr>
    </w:div>
    <w:div w:id="698897070">
      <w:bodyDiv w:val="1"/>
      <w:marLeft w:val="0"/>
      <w:marRight w:val="0"/>
      <w:marTop w:val="0"/>
      <w:marBottom w:val="0"/>
      <w:divBdr>
        <w:top w:val="none" w:sz="0" w:space="0" w:color="auto"/>
        <w:left w:val="none" w:sz="0" w:space="0" w:color="auto"/>
        <w:bottom w:val="none" w:sz="0" w:space="0" w:color="auto"/>
        <w:right w:val="none" w:sz="0" w:space="0" w:color="auto"/>
      </w:divBdr>
    </w:div>
    <w:div w:id="706758789">
      <w:bodyDiv w:val="1"/>
      <w:marLeft w:val="0"/>
      <w:marRight w:val="0"/>
      <w:marTop w:val="0"/>
      <w:marBottom w:val="0"/>
      <w:divBdr>
        <w:top w:val="none" w:sz="0" w:space="0" w:color="auto"/>
        <w:left w:val="none" w:sz="0" w:space="0" w:color="auto"/>
        <w:bottom w:val="none" w:sz="0" w:space="0" w:color="auto"/>
        <w:right w:val="none" w:sz="0" w:space="0" w:color="auto"/>
      </w:divBdr>
    </w:div>
    <w:div w:id="719595432">
      <w:bodyDiv w:val="1"/>
      <w:marLeft w:val="0"/>
      <w:marRight w:val="0"/>
      <w:marTop w:val="0"/>
      <w:marBottom w:val="0"/>
      <w:divBdr>
        <w:top w:val="none" w:sz="0" w:space="0" w:color="auto"/>
        <w:left w:val="none" w:sz="0" w:space="0" w:color="auto"/>
        <w:bottom w:val="none" w:sz="0" w:space="0" w:color="auto"/>
        <w:right w:val="none" w:sz="0" w:space="0" w:color="auto"/>
      </w:divBdr>
    </w:div>
    <w:div w:id="730691329">
      <w:bodyDiv w:val="1"/>
      <w:marLeft w:val="0"/>
      <w:marRight w:val="0"/>
      <w:marTop w:val="0"/>
      <w:marBottom w:val="0"/>
      <w:divBdr>
        <w:top w:val="none" w:sz="0" w:space="0" w:color="auto"/>
        <w:left w:val="none" w:sz="0" w:space="0" w:color="auto"/>
        <w:bottom w:val="none" w:sz="0" w:space="0" w:color="auto"/>
        <w:right w:val="none" w:sz="0" w:space="0" w:color="auto"/>
      </w:divBdr>
    </w:div>
    <w:div w:id="742333263">
      <w:bodyDiv w:val="1"/>
      <w:marLeft w:val="0"/>
      <w:marRight w:val="0"/>
      <w:marTop w:val="0"/>
      <w:marBottom w:val="0"/>
      <w:divBdr>
        <w:top w:val="none" w:sz="0" w:space="0" w:color="auto"/>
        <w:left w:val="none" w:sz="0" w:space="0" w:color="auto"/>
        <w:bottom w:val="none" w:sz="0" w:space="0" w:color="auto"/>
        <w:right w:val="none" w:sz="0" w:space="0" w:color="auto"/>
      </w:divBdr>
    </w:div>
    <w:div w:id="758864686">
      <w:bodyDiv w:val="1"/>
      <w:marLeft w:val="0"/>
      <w:marRight w:val="0"/>
      <w:marTop w:val="0"/>
      <w:marBottom w:val="0"/>
      <w:divBdr>
        <w:top w:val="none" w:sz="0" w:space="0" w:color="auto"/>
        <w:left w:val="none" w:sz="0" w:space="0" w:color="auto"/>
        <w:bottom w:val="none" w:sz="0" w:space="0" w:color="auto"/>
        <w:right w:val="none" w:sz="0" w:space="0" w:color="auto"/>
      </w:divBdr>
    </w:div>
    <w:div w:id="805589726">
      <w:bodyDiv w:val="1"/>
      <w:marLeft w:val="0"/>
      <w:marRight w:val="0"/>
      <w:marTop w:val="0"/>
      <w:marBottom w:val="0"/>
      <w:divBdr>
        <w:top w:val="none" w:sz="0" w:space="0" w:color="auto"/>
        <w:left w:val="none" w:sz="0" w:space="0" w:color="auto"/>
        <w:bottom w:val="none" w:sz="0" w:space="0" w:color="auto"/>
        <w:right w:val="none" w:sz="0" w:space="0" w:color="auto"/>
      </w:divBdr>
    </w:div>
    <w:div w:id="838228006">
      <w:bodyDiv w:val="1"/>
      <w:marLeft w:val="0"/>
      <w:marRight w:val="0"/>
      <w:marTop w:val="0"/>
      <w:marBottom w:val="0"/>
      <w:divBdr>
        <w:top w:val="none" w:sz="0" w:space="0" w:color="auto"/>
        <w:left w:val="none" w:sz="0" w:space="0" w:color="auto"/>
        <w:bottom w:val="none" w:sz="0" w:space="0" w:color="auto"/>
        <w:right w:val="none" w:sz="0" w:space="0" w:color="auto"/>
      </w:divBdr>
    </w:div>
    <w:div w:id="840776828">
      <w:bodyDiv w:val="1"/>
      <w:marLeft w:val="0"/>
      <w:marRight w:val="0"/>
      <w:marTop w:val="0"/>
      <w:marBottom w:val="0"/>
      <w:divBdr>
        <w:top w:val="none" w:sz="0" w:space="0" w:color="auto"/>
        <w:left w:val="none" w:sz="0" w:space="0" w:color="auto"/>
        <w:bottom w:val="none" w:sz="0" w:space="0" w:color="auto"/>
        <w:right w:val="none" w:sz="0" w:space="0" w:color="auto"/>
      </w:divBdr>
    </w:div>
    <w:div w:id="852256458">
      <w:bodyDiv w:val="1"/>
      <w:marLeft w:val="0"/>
      <w:marRight w:val="0"/>
      <w:marTop w:val="0"/>
      <w:marBottom w:val="0"/>
      <w:divBdr>
        <w:top w:val="none" w:sz="0" w:space="0" w:color="auto"/>
        <w:left w:val="none" w:sz="0" w:space="0" w:color="auto"/>
        <w:bottom w:val="none" w:sz="0" w:space="0" w:color="auto"/>
        <w:right w:val="none" w:sz="0" w:space="0" w:color="auto"/>
      </w:divBdr>
    </w:div>
    <w:div w:id="860898661">
      <w:bodyDiv w:val="1"/>
      <w:marLeft w:val="0"/>
      <w:marRight w:val="0"/>
      <w:marTop w:val="0"/>
      <w:marBottom w:val="0"/>
      <w:divBdr>
        <w:top w:val="none" w:sz="0" w:space="0" w:color="auto"/>
        <w:left w:val="none" w:sz="0" w:space="0" w:color="auto"/>
        <w:bottom w:val="none" w:sz="0" w:space="0" w:color="auto"/>
        <w:right w:val="none" w:sz="0" w:space="0" w:color="auto"/>
      </w:divBdr>
    </w:div>
    <w:div w:id="887374445">
      <w:bodyDiv w:val="1"/>
      <w:marLeft w:val="0"/>
      <w:marRight w:val="0"/>
      <w:marTop w:val="0"/>
      <w:marBottom w:val="0"/>
      <w:divBdr>
        <w:top w:val="none" w:sz="0" w:space="0" w:color="auto"/>
        <w:left w:val="none" w:sz="0" w:space="0" w:color="auto"/>
        <w:bottom w:val="none" w:sz="0" w:space="0" w:color="auto"/>
        <w:right w:val="none" w:sz="0" w:space="0" w:color="auto"/>
      </w:divBdr>
    </w:div>
    <w:div w:id="894779110">
      <w:bodyDiv w:val="1"/>
      <w:marLeft w:val="0"/>
      <w:marRight w:val="0"/>
      <w:marTop w:val="0"/>
      <w:marBottom w:val="0"/>
      <w:divBdr>
        <w:top w:val="none" w:sz="0" w:space="0" w:color="auto"/>
        <w:left w:val="none" w:sz="0" w:space="0" w:color="auto"/>
        <w:bottom w:val="none" w:sz="0" w:space="0" w:color="auto"/>
        <w:right w:val="none" w:sz="0" w:space="0" w:color="auto"/>
      </w:divBdr>
    </w:div>
    <w:div w:id="909273693">
      <w:bodyDiv w:val="1"/>
      <w:marLeft w:val="0"/>
      <w:marRight w:val="0"/>
      <w:marTop w:val="0"/>
      <w:marBottom w:val="0"/>
      <w:divBdr>
        <w:top w:val="none" w:sz="0" w:space="0" w:color="auto"/>
        <w:left w:val="none" w:sz="0" w:space="0" w:color="auto"/>
        <w:bottom w:val="none" w:sz="0" w:space="0" w:color="auto"/>
        <w:right w:val="none" w:sz="0" w:space="0" w:color="auto"/>
      </w:divBdr>
    </w:div>
    <w:div w:id="913591905">
      <w:bodyDiv w:val="1"/>
      <w:marLeft w:val="0"/>
      <w:marRight w:val="0"/>
      <w:marTop w:val="0"/>
      <w:marBottom w:val="0"/>
      <w:divBdr>
        <w:top w:val="none" w:sz="0" w:space="0" w:color="auto"/>
        <w:left w:val="none" w:sz="0" w:space="0" w:color="auto"/>
        <w:bottom w:val="none" w:sz="0" w:space="0" w:color="auto"/>
        <w:right w:val="none" w:sz="0" w:space="0" w:color="auto"/>
      </w:divBdr>
    </w:div>
    <w:div w:id="939919050">
      <w:bodyDiv w:val="1"/>
      <w:marLeft w:val="0"/>
      <w:marRight w:val="0"/>
      <w:marTop w:val="0"/>
      <w:marBottom w:val="0"/>
      <w:divBdr>
        <w:top w:val="none" w:sz="0" w:space="0" w:color="auto"/>
        <w:left w:val="none" w:sz="0" w:space="0" w:color="auto"/>
        <w:bottom w:val="none" w:sz="0" w:space="0" w:color="auto"/>
        <w:right w:val="none" w:sz="0" w:space="0" w:color="auto"/>
      </w:divBdr>
    </w:div>
    <w:div w:id="948004422">
      <w:bodyDiv w:val="1"/>
      <w:marLeft w:val="0"/>
      <w:marRight w:val="0"/>
      <w:marTop w:val="0"/>
      <w:marBottom w:val="0"/>
      <w:divBdr>
        <w:top w:val="none" w:sz="0" w:space="0" w:color="auto"/>
        <w:left w:val="none" w:sz="0" w:space="0" w:color="auto"/>
        <w:bottom w:val="none" w:sz="0" w:space="0" w:color="auto"/>
        <w:right w:val="none" w:sz="0" w:space="0" w:color="auto"/>
      </w:divBdr>
    </w:div>
    <w:div w:id="1018502230">
      <w:bodyDiv w:val="1"/>
      <w:marLeft w:val="0"/>
      <w:marRight w:val="0"/>
      <w:marTop w:val="0"/>
      <w:marBottom w:val="0"/>
      <w:divBdr>
        <w:top w:val="none" w:sz="0" w:space="0" w:color="auto"/>
        <w:left w:val="none" w:sz="0" w:space="0" w:color="auto"/>
        <w:bottom w:val="none" w:sz="0" w:space="0" w:color="auto"/>
        <w:right w:val="none" w:sz="0" w:space="0" w:color="auto"/>
      </w:divBdr>
    </w:div>
    <w:div w:id="1019548184">
      <w:bodyDiv w:val="1"/>
      <w:marLeft w:val="0"/>
      <w:marRight w:val="0"/>
      <w:marTop w:val="0"/>
      <w:marBottom w:val="0"/>
      <w:divBdr>
        <w:top w:val="none" w:sz="0" w:space="0" w:color="auto"/>
        <w:left w:val="none" w:sz="0" w:space="0" w:color="auto"/>
        <w:bottom w:val="none" w:sz="0" w:space="0" w:color="auto"/>
        <w:right w:val="none" w:sz="0" w:space="0" w:color="auto"/>
      </w:divBdr>
    </w:div>
    <w:div w:id="1046367843">
      <w:bodyDiv w:val="1"/>
      <w:marLeft w:val="0"/>
      <w:marRight w:val="0"/>
      <w:marTop w:val="0"/>
      <w:marBottom w:val="0"/>
      <w:divBdr>
        <w:top w:val="none" w:sz="0" w:space="0" w:color="auto"/>
        <w:left w:val="none" w:sz="0" w:space="0" w:color="auto"/>
        <w:bottom w:val="none" w:sz="0" w:space="0" w:color="auto"/>
        <w:right w:val="none" w:sz="0" w:space="0" w:color="auto"/>
      </w:divBdr>
    </w:div>
    <w:div w:id="1061363809">
      <w:bodyDiv w:val="1"/>
      <w:marLeft w:val="0"/>
      <w:marRight w:val="0"/>
      <w:marTop w:val="0"/>
      <w:marBottom w:val="0"/>
      <w:divBdr>
        <w:top w:val="none" w:sz="0" w:space="0" w:color="auto"/>
        <w:left w:val="none" w:sz="0" w:space="0" w:color="auto"/>
        <w:bottom w:val="none" w:sz="0" w:space="0" w:color="auto"/>
        <w:right w:val="none" w:sz="0" w:space="0" w:color="auto"/>
      </w:divBdr>
    </w:div>
    <w:div w:id="1063259949">
      <w:bodyDiv w:val="1"/>
      <w:marLeft w:val="0"/>
      <w:marRight w:val="0"/>
      <w:marTop w:val="0"/>
      <w:marBottom w:val="0"/>
      <w:divBdr>
        <w:top w:val="none" w:sz="0" w:space="0" w:color="auto"/>
        <w:left w:val="none" w:sz="0" w:space="0" w:color="auto"/>
        <w:bottom w:val="none" w:sz="0" w:space="0" w:color="auto"/>
        <w:right w:val="none" w:sz="0" w:space="0" w:color="auto"/>
      </w:divBdr>
    </w:div>
    <w:div w:id="1074397667">
      <w:bodyDiv w:val="1"/>
      <w:marLeft w:val="0"/>
      <w:marRight w:val="0"/>
      <w:marTop w:val="0"/>
      <w:marBottom w:val="0"/>
      <w:divBdr>
        <w:top w:val="none" w:sz="0" w:space="0" w:color="auto"/>
        <w:left w:val="none" w:sz="0" w:space="0" w:color="auto"/>
        <w:bottom w:val="none" w:sz="0" w:space="0" w:color="auto"/>
        <w:right w:val="none" w:sz="0" w:space="0" w:color="auto"/>
      </w:divBdr>
    </w:div>
    <w:div w:id="1079449066">
      <w:bodyDiv w:val="1"/>
      <w:marLeft w:val="0"/>
      <w:marRight w:val="0"/>
      <w:marTop w:val="0"/>
      <w:marBottom w:val="0"/>
      <w:divBdr>
        <w:top w:val="none" w:sz="0" w:space="0" w:color="auto"/>
        <w:left w:val="none" w:sz="0" w:space="0" w:color="auto"/>
        <w:bottom w:val="none" w:sz="0" w:space="0" w:color="auto"/>
        <w:right w:val="none" w:sz="0" w:space="0" w:color="auto"/>
      </w:divBdr>
    </w:div>
    <w:div w:id="1080759750">
      <w:bodyDiv w:val="1"/>
      <w:marLeft w:val="0"/>
      <w:marRight w:val="0"/>
      <w:marTop w:val="0"/>
      <w:marBottom w:val="0"/>
      <w:divBdr>
        <w:top w:val="none" w:sz="0" w:space="0" w:color="auto"/>
        <w:left w:val="none" w:sz="0" w:space="0" w:color="auto"/>
        <w:bottom w:val="none" w:sz="0" w:space="0" w:color="auto"/>
        <w:right w:val="none" w:sz="0" w:space="0" w:color="auto"/>
      </w:divBdr>
    </w:div>
    <w:div w:id="1095636207">
      <w:bodyDiv w:val="1"/>
      <w:marLeft w:val="0"/>
      <w:marRight w:val="0"/>
      <w:marTop w:val="0"/>
      <w:marBottom w:val="0"/>
      <w:divBdr>
        <w:top w:val="none" w:sz="0" w:space="0" w:color="auto"/>
        <w:left w:val="none" w:sz="0" w:space="0" w:color="auto"/>
        <w:bottom w:val="none" w:sz="0" w:space="0" w:color="auto"/>
        <w:right w:val="none" w:sz="0" w:space="0" w:color="auto"/>
      </w:divBdr>
    </w:div>
    <w:div w:id="1100879063">
      <w:bodyDiv w:val="1"/>
      <w:marLeft w:val="0"/>
      <w:marRight w:val="0"/>
      <w:marTop w:val="0"/>
      <w:marBottom w:val="0"/>
      <w:divBdr>
        <w:top w:val="none" w:sz="0" w:space="0" w:color="auto"/>
        <w:left w:val="none" w:sz="0" w:space="0" w:color="auto"/>
        <w:bottom w:val="none" w:sz="0" w:space="0" w:color="auto"/>
        <w:right w:val="none" w:sz="0" w:space="0" w:color="auto"/>
      </w:divBdr>
    </w:div>
    <w:div w:id="1104882427">
      <w:bodyDiv w:val="1"/>
      <w:marLeft w:val="0"/>
      <w:marRight w:val="0"/>
      <w:marTop w:val="0"/>
      <w:marBottom w:val="0"/>
      <w:divBdr>
        <w:top w:val="none" w:sz="0" w:space="0" w:color="auto"/>
        <w:left w:val="none" w:sz="0" w:space="0" w:color="auto"/>
        <w:bottom w:val="none" w:sz="0" w:space="0" w:color="auto"/>
        <w:right w:val="none" w:sz="0" w:space="0" w:color="auto"/>
      </w:divBdr>
    </w:div>
    <w:div w:id="1105687071">
      <w:bodyDiv w:val="1"/>
      <w:marLeft w:val="0"/>
      <w:marRight w:val="0"/>
      <w:marTop w:val="0"/>
      <w:marBottom w:val="0"/>
      <w:divBdr>
        <w:top w:val="none" w:sz="0" w:space="0" w:color="auto"/>
        <w:left w:val="none" w:sz="0" w:space="0" w:color="auto"/>
        <w:bottom w:val="none" w:sz="0" w:space="0" w:color="auto"/>
        <w:right w:val="none" w:sz="0" w:space="0" w:color="auto"/>
      </w:divBdr>
    </w:div>
    <w:div w:id="1106846370">
      <w:bodyDiv w:val="1"/>
      <w:marLeft w:val="0"/>
      <w:marRight w:val="0"/>
      <w:marTop w:val="0"/>
      <w:marBottom w:val="0"/>
      <w:divBdr>
        <w:top w:val="none" w:sz="0" w:space="0" w:color="auto"/>
        <w:left w:val="none" w:sz="0" w:space="0" w:color="auto"/>
        <w:bottom w:val="none" w:sz="0" w:space="0" w:color="auto"/>
        <w:right w:val="none" w:sz="0" w:space="0" w:color="auto"/>
      </w:divBdr>
    </w:div>
    <w:div w:id="1107775682">
      <w:bodyDiv w:val="1"/>
      <w:marLeft w:val="0"/>
      <w:marRight w:val="0"/>
      <w:marTop w:val="0"/>
      <w:marBottom w:val="0"/>
      <w:divBdr>
        <w:top w:val="none" w:sz="0" w:space="0" w:color="auto"/>
        <w:left w:val="none" w:sz="0" w:space="0" w:color="auto"/>
        <w:bottom w:val="none" w:sz="0" w:space="0" w:color="auto"/>
        <w:right w:val="none" w:sz="0" w:space="0" w:color="auto"/>
      </w:divBdr>
    </w:div>
    <w:div w:id="1115561730">
      <w:bodyDiv w:val="1"/>
      <w:marLeft w:val="0"/>
      <w:marRight w:val="0"/>
      <w:marTop w:val="0"/>
      <w:marBottom w:val="0"/>
      <w:divBdr>
        <w:top w:val="none" w:sz="0" w:space="0" w:color="auto"/>
        <w:left w:val="none" w:sz="0" w:space="0" w:color="auto"/>
        <w:bottom w:val="none" w:sz="0" w:space="0" w:color="auto"/>
        <w:right w:val="none" w:sz="0" w:space="0" w:color="auto"/>
      </w:divBdr>
    </w:div>
    <w:div w:id="1137452802">
      <w:bodyDiv w:val="1"/>
      <w:marLeft w:val="0"/>
      <w:marRight w:val="0"/>
      <w:marTop w:val="0"/>
      <w:marBottom w:val="0"/>
      <w:divBdr>
        <w:top w:val="none" w:sz="0" w:space="0" w:color="auto"/>
        <w:left w:val="none" w:sz="0" w:space="0" w:color="auto"/>
        <w:bottom w:val="none" w:sz="0" w:space="0" w:color="auto"/>
        <w:right w:val="none" w:sz="0" w:space="0" w:color="auto"/>
      </w:divBdr>
    </w:div>
    <w:div w:id="1143233265">
      <w:bodyDiv w:val="1"/>
      <w:marLeft w:val="0"/>
      <w:marRight w:val="0"/>
      <w:marTop w:val="0"/>
      <w:marBottom w:val="0"/>
      <w:divBdr>
        <w:top w:val="none" w:sz="0" w:space="0" w:color="auto"/>
        <w:left w:val="none" w:sz="0" w:space="0" w:color="auto"/>
        <w:bottom w:val="none" w:sz="0" w:space="0" w:color="auto"/>
        <w:right w:val="none" w:sz="0" w:space="0" w:color="auto"/>
      </w:divBdr>
    </w:div>
    <w:div w:id="1148934919">
      <w:bodyDiv w:val="1"/>
      <w:marLeft w:val="0"/>
      <w:marRight w:val="0"/>
      <w:marTop w:val="0"/>
      <w:marBottom w:val="0"/>
      <w:divBdr>
        <w:top w:val="none" w:sz="0" w:space="0" w:color="auto"/>
        <w:left w:val="none" w:sz="0" w:space="0" w:color="auto"/>
        <w:bottom w:val="none" w:sz="0" w:space="0" w:color="auto"/>
        <w:right w:val="none" w:sz="0" w:space="0" w:color="auto"/>
      </w:divBdr>
      <w:divsChild>
        <w:div w:id="844175614">
          <w:marLeft w:val="0"/>
          <w:marRight w:val="0"/>
          <w:marTop w:val="0"/>
          <w:marBottom w:val="0"/>
          <w:divBdr>
            <w:top w:val="none" w:sz="0" w:space="0" w:color="auto"/>
            <w:left w:val="none" w:sz="0" w:space="0" w:color="auto"/>
            <w:bottom w:val="none" w:sz="0" w:space="0" w:color="auto"/>
            <w:right w:val="none" w:sz="0" w:space="0" w:color="auto"/>
          </w:divBdr>
        </w:div>
      </w:divsChild>
    </w:div>
    <w:div w:id="1150053070">
      <w:bodyDiv w:val="1"/>
      <w:marLeft w:val="0"/>
      <w:marRight w:val="0"/>
      <w:marTop w:val="0"/>
      <w:marBottom w:val="0"/>
      <w:divBdr>
        <w:top w:val="none" w:sz="0" w:space="0" w:color="auto"/>
        <w:left w:val="none" w:sz="0" w:space="0" w:color="auto"/>
        <w:bottom w:val="none" w:sz="0" w:space="0" w:color="auto"/>
        <w:right w:val="none" w:sz="0" w:space="0" w:color="auto"/>
      </w:divBdr>
    </w:div>
    <w:div w:id="1150751960">
      <w:bodyDiv w:val="1"/>
      <w:marLeft w:val="0"/>
      <w:marRight w:val="0"/>
      <w:marTop w:val="0"/>
      <w:marBottom w:val="0"/>
      <w:divBdr>
        <w:top w:val="none" w:sz="0" w:space="0" w:color="auto"/>
        <w:left w:val="none" w:sz="0" w:space="0" w:color="auto"/>
        <w:bottom w:val="none" w:sz="0" w:space="0" w:color="auto"/>
        <w:right w:val="none" w:sz="0" w:space="0" w:color="auto"/>
      </w:divBdr>
    </w:div>
    <w:div w:id="1151170270">
      <w:bodyDiv w:val="1"/>
      <w:marLeft w:val="0"/>
      <w:marRight w:val="0"/>
      <w:marTop w:val="0"/>
      <w:marBottom w:val="0"/>
      <w:divBdr>
        <w:top w:val="none" w:sz="0" w:space="0" w:color="auto"/>
        <w:left w:val="none" w:sz="0" w:space="0" w:color="auto"/>
        <w:bottom w:val="none" w:sz="0" w:space="0" w:color="auto"/>
        <w:right w:val="none" w:sz="0" w:space="0" w:color="auto"/>
      </w:divBdr>
    </w:div>
    <w:div w:id="1159617267">
      <w:bodyDiv w:val="1"/>
      <w:marLeft w:val="0"/>
      <w:marRight w:val="0"/>
      <w:marTop w:val="0"/>
      <w:marBottom w:val="0"/>
      <w:divBdr>
        <w:top w:val="none" w:sz="0" w:space="0" w:color="auto"/>
        <w:left w:val="none" w:sz="0" w:space="0" w:color="auto"/>
        <w:bottom w:val="none" w:sz="0" w:space="0" w:color="auto"/>
        <w:right w:val="none" w:sz="0" w:space="0" w:color="auto"/>
      </w:divBdr>
    </w:div>
    <w:div w:id="1177430012">
      <w:bodyDiv w:val="1"/>
      <w:marLeft w:val="0"/>
      <w:marRight w:val="0"/>
      <w:marTop w:val="0"/>
      <w:marBottom w:val="0"/>
      <w:divBdr>
        <w:top w:val="none" w:sz="0" w:space="0" w:color="auto"/>
        <w:left w:val="none" w:sz="0" w:space="0" w:color="auto"/>
        <w:bottom w:val="none" w:sz="0" w:space="0" w:color="auto"/>
        <w:right w:val="none" w:sz="0" w:space="0" w:color="auto"/>
      </w:divBdr>
    </w:div>
    <w:div w:id="1193498348">
      <w:bodyDiv w:val="1"/>
      <w:marLeft w:val="0"/>
      <w:marRight w:val="0"/>
      <w:marTop w:val="0"/>
      <w:marBottom w:val="0"/>
      <w:divBdr>
        <w:top w:val="none" w:sz="0" w:space="0" w:color="auto"/>
        <w:left w:val="none" w:sz="0" w:space="0" w:color="auto"/>
        <w:bottom w:val="none" w:sz="0" w:space="0" w:color="auto"/>
        <w:right w:val="none" w:sz="0" w:space="0" w:color="auto"/>
      </w:divBdr>
    </w:div>
    <w:div w:id="1204512661">
      <w:bodyDiv w:val="1"/>
      <w:marLeft w:val="0"/>
      <w:marRight w:val="0"/>
      <w:marTop w:val="0"/>
      <w:marBottom w:val="0"/>
      <w:divBdr>
        <w:top w:val="none" w:sz="0" w:space="0" w:color="auto"/>
        <w:left w:val="none" w:sz="0" w:space="0" w:color="auto"/>
        <w:bottom w:val="none" w:sz="0" w:space="0" w:color="auto"/>
        <w:right w:val="none" w:sz="0" w:space="0" w:color="auto"/>
      </w:divBdr>
    </w:div>
    <w:div w:id="1204907185">
      <w:bodyDiv w:val="1"/>
      <w:marLeft w:val="0"/>
      <w:marRight w:val="0"/>
      <w:marTop w:val="0"/>
      <w:marBottom w:val="0"/>
      <w:divBdr>
        <w:top w:val="none" w:sz="0" w:space="0" w:color="auto"/>
        <w:left w:val="none" w:sz="0" w:space="0" w:color="auto"/>
        <w:bottom w:val="none" w:sz="0" w:space="0" w:color="auto"/>
        <w:right w:val="none" w:sz="0" w:space="0" w:color="auto"/>
      </w:divBdr>
    </w:div>
    <w:div w:id="1219828491">
      <w:bodyDiv w:val="1"/>
      <w:marLeft w:val="0"/>
      <w:marRight w:val="0"/>
      <w:marTop w:val="0"/>
      <w:marBottom w:val="0"/>
      <w:divBdr>
        <w:top w:val="none" w:sz="0" w:space="0" w:color="auto"/>
        <w:left w:val="none" w:sz="0" w:space="0" w:color="auto"/>
        <w:bottom w:val="none" w:sz="0" w:space="0" w:color="auto"/>
        <w:right w:val="none" w:sz="0" w:space="0" w:color="auto"/>
      </w:divBdr>
    </w:div>
    <w:div w:id="1235819928">
      <w:bodyDiv w:val="1"/>
      <w:marLeft w:val="0"/>
      <w:marRight w:val="0"/>
      <w:marTop w:val="0"/>
      <w:marBottom w:val="0"/>
      <w:divBdr>
        <w:top w:val="none" w:sz="0" w:space="0" w:color="auto"/>
        <w:left w:val="none" w:sz="0" w:space="0" w:color="auto"/>
        <w:bottom w:val="none" w:sz="0" w:space="0" w:color="auto"/>
        <w:right w:val="none" w:sz="0" w:space="0" w:color="auto"/>
      </w:divBdr>
    </w:div>
    <w:div w:id="1237790077">
      <w:bodyDiv w:val="1"/>
      <w:marLeft w:val="0"/>
      <w:marRight w:val="0"/>
      <w:marTop w:val="0"/>
      <w:marBottom w:val="0"/>
      <w:divBdr>
        <w:top w:val="none" w:sz="0" w:space="0" w:color="auto"/>
        <w:left w:val="none" w:sz="0" w:space="0" w:color="auto"/>
        <w:bottom w:val="none" w:sz="0" w:space="0" w:color="auto"/>
        <w:right w:val="none" w:sz="0" w:space="0" w:color="auto"/>
      </w:divBdr>
    </w:div>
    <w:div w:id="1251816480">
      <w:bodyDiv w:val="1"/>
      <w:marLeft w:val="0"/>
      <w:marRight w:val="0"/>
      <w:marTop w:val="0"/>
      <w:marBottom w:val="0"/>
      <w:divBdr>
        <w:top w:val="none" w:sz="0" w:space="0" w:color="auto"/>
        <w:left w:val="none" w:sz="0" w:space="0" w:color="auto"/>
        <w:bottom w:val="none" w:sz="0" w:space="0" w:color="auto"/>
        <w:right w:val="none" w:sz="0" w:space="0" w:color="auto"/>
      </w:divBdr>
    </w:div>
    <w:div w:id="1267424222">
      <w:bodyDiv w:val="1"/>
      <w:marLeft w:val="0"/>
      <w:marRight w:val="0"/>
      <w:marTop w:val="0"/>
      <w:marBottom w:val="0"/>
      <w:divBdr>
        <w:top w:val="none" w:sz="0" w:space="0" w:color="auto"/>
        <w:left w:val="none" w:sz="0" w:space="0" w:color="auto"/>
        <w:bottom w:val="none" w:sz="0" w:space="0" w:color="auto"/>
        <w:right w:val="none" w:sz="0" w:space="0" w:color="auto"/>
      </w:divBdr>
    </w:div>
    <w:div w:id="1286930598">
      <w:bodyDiv w:val="1"/>
      <w:marLeft w:val="0"/>
      <w:marRight w:val="0"/>
      <w:marTop w:val="0"/>
      <w:marBottom w:val="0"/>
      <w:divBdr>
        <w:top w:val="none" w:sz="0" w:space="0" w:color="auto"/>
        <w:left w:val="none" w:sz="0" w:space="0" w:color="auto"/>
        <w:bottom w:val="none" w:sz="0" w:space="0" w:color="auto"/>
        <w:right w:val="none" w:sz="0" w:space="0" w:color="auto"/>
      </w:divBdr>
    </w:div>
    <w:div w:id="1291010818">
      <w:bodyDiv w:val="1"/>
      <w:marLeft w:val="0"/>
      <w:marRight w:val="0"/>
      <w:marTop w:val="0"/>
      <w:marBottom w:val="0"/>
      <w:divBdr>
        <w:top w:val="none" w:sz="0" w:space="0" w:color="auto"/>
        <w:left w:val="none" w:sz="0" w:space="0" w:color="auto"/>
        <w:bottom w:val="none" w:sz="0" w:space="0" w:color="auto"/>
        <w:right w:val="none" w:sz="0" w:space="0" w:color="auto"/>
      </w:divBdr>
    </w:div>
    <w:div w:id="1300114500">
      <w:bodyDiv w:val="1"/>
      <w:marLeft w:val="0"/>
      <w:marRight w:val="0"/>
      <w:marTop w:val="0"/>
      <w:marBottom w:val="0"/>
      <w:divBdr>
        <w:top w:val="none" w:sz="0" w:space="0" w:color="auto"/>
        <w:left w:val="none" w:sz="0" w:space="0" w:color="auto"/>
        <w:bottom w:val="none" w:sz="0" w:space="0" w:color="auto"/>
        <w:right w:val="none" w:sz="0" w:space="0" w:color="auto"/>
      </w:divBdr>
    </w:div>
    <w:div w:id="1322779983">
      <w:bodyDiv w:val="1"/>
      <w:marLeft w:val="0"/>
      <w:marRight w:val="0"/>
      <w:marTop w:val="0"/>
      <w:marBottom w:val="0"/>
      <w:divBdr>
        <w:top w:val="none" w:sz="0" w:space="0" w:color="auto"/>
        <w:left w:val="none" w:sz="0" w:space="0" w:color="auto"/>
        <w:bottom w:val="none" w:sz="0" w:space="0" w:color="auto"/>
        <w:right w:val="none" w:sz="0" w:space="0" w:color="auto"/>
      </w:divBdr>
    </w:div>
    <w:div w:id="1327586015">
      <w:bodyDiv w:val="1"/>
      <w:marLeft w:val="0"/>
      <w:marRight w:val="0"/>
      <w:marTop w:val="0"/>
      <w:marBottom w:val="0"/>
      <w:divBdr>
        <w:top w:val="none" w:sz="0" w:space="0" w:color="auto"/>
        <w:left w:val="none" w:sz="0" w:space="0" w:color="auto"/>
        <w:bottom w:val="none" w:sz="0" w:space="0" w:color="auto"/>
        <w:right w:val="none" w:sz="0" w:space="0" w:color="auto"/>
      </w:divBdr>
    </w:div>
    <w:div w:id="1369842605">
      <w:bodyDiv w:val="1"/>
      <w:marLeft w:val="0"/>
      <w:marRight w:val="0"/>
      <w:marTop w:val="0"/>
      <w:marBottom w:val="0"/>
      <w:divBdr>
        <w:top w:val="none" w:sz="0" w:space="0" w:color="auto"/>
        <w:left w:val="none" w:sz="0" w:space="0" w:color="auto"/>
        <w:bottom w:val="none" w:sz="0" w:space="0" w:color="auto"/>
        <w:right w:val="none" w:sz="0" w:space="0" w:color="auto"/>
      </w:divBdr>
    </w:div>
    <w:div w:id="1383090641">
      <w:bodyDiv w:val="1"/>
      <w:marLeft w:val="0"/>
      <w:marRight w:val="0"/>
      <w:marTop w:val="0"/>
      <w:marBottom w:val="0"/>
      <w:divBdr>
        <w:top w:val="none" w:sz="0" w:space="0" w:color="auto"/>
        <w:left w:val="none" w:sz="0" w:space="0" w:color="auto"/>
        <w:bottom w:val="none" w:sz="0" w:space="0" w:color="auto"/>
        <w:right w:val="none" w:sz="0" w:space="0" w:color="auto"/>
      </w:divBdr>
    </w:div>
    <w:div w:id="1414545230">
      <w:bodyDiv w:val="1"/>
      <w:marLeft w:val="0"/>
      <w:marRight w:val="0"/>
      <w:marTop w:val="0"/>
      <w:marBottom w:val="0"/>
      <w:divBdr>
        <w:top w:val="none" w:sz="0" w:space="0" w:color="auto"/>
        <w:left w:val="none" w:sz="0" w:space="0" w:color="auto"/>
        <w:bottom w:val="none" w:sz="0" w:space="0" w:color="auto"/>
        <w:right w:val="none" w:sz="0" w:space="0" w:color="auto"/>
      </w:divBdr>
    </w:div>
    <w:div w:id="1425683704">
      <w:bodyDiv w:val="1"/>
      <w:marLeft w:val="0"/>
      <w:marRight w:val="0"/>
      <w:marTop w:val="0"/>
      <w:marBottom w:val="0"/>
      <w:divBdr>
        <w:top w:val="none" w:sz="0" w:space="0" w:color="auto"/>
        <w:left w:val="none" w:sz="0" w:space="0" w:color="auto"/>
        <w:bottom w:val="none" w:sz="0" w:space="0" w:color="auto"/>
        <w:right w:val="none" w:sz="0" w:space="0" w:color="auto"/>
      </w:divBdr>
    </w:div>
    <w:div w:id="1431464706">
      <w:bodyDiv w:val="1"/>
      <w:marLeft w:val="0"/>
      <w:marRight w:val="0"/>
      <w:marTop w:val="0"/>
      <w:marBottom w:val="0"/>
      <w:divBdr>
        <w:top w:val="none" w:sz="0" w:space="0" w:color="auto"/>
        <w:left w:val="none" w:sz="0" w:space="0" w:color="auto"/>
        <w:bottom w:val="none" w:sz="0" w:space="0" w:color="auto"/>
        <w:right w:val="none" w:sz="0" w:space="0" w:color="auto"/>
      </w:divBdr>
    </w:div>
    <w:div w:id="1438405618">
      <w:bodyDiv w:val="1"/>
      <w:marLeft w:val="0"/>
      <w:marRight w:val="0"/>
      <w:marTop w:val="0"/>
      <w:marBottom w:val="0"/>
      <w:divBdr>
        <w:top w:val="none" w:sz="0" w:space="0" w:color="auto"/>
        <w:left w:val="none" w:sz="0" w:space="0" w:color="auto"/>
        <w:bottom w:val="none" w:sz="0" w:space="0" w:color="auto"/>
        <w:right w:val="none" w:sz="0" w:space="0" w:color="auto"/>
      </w:divBdr>
    </w:div>
    <w:div w:id="1441101557">
      <w:bodyDiv w:val="1"/>
      <w:marLeft w:val="0"/>
      <w:marRight w:val="0"/>
      <w:marTop w:val="0"/>
      <w:marBottom w:val="0"/>
      <w:divBdr>
        <w:top w:val="none" w:sz="0" w:space="0" w:color="auto"/>
        <w:left w:val="none" w:sz="0" w:space="0" w:color="auto"/>
        <w:bottom w:val="none" w:sz="0" w:space="0" w:color="auto"/>
        <w:right w:val="none" w:sz="0" w:space="0" w:color="auto"/>
      </w:divBdr>
    </w:div>
    <w:div w:id="1450776656">
      <w:bodyDiv w:val="1"/>
      <w:marLeft w:val="0"/>
      <w:marRight w:val="0"/>
      <w:marTop w:val="0"/>
      <w:marBottom w:val="0"/>
      <w:divBdr>
        <w:top w:val="none" w:sz="0" w:space="0" w:color="auto"/>
        <w:left w:val="none" w:sz="0" w:space="0" w:color="auto"/>
        <w:bottom w:val="none" w:sz="0" w:space="0" w:color="auto"/>
        <w:right w:val="none" w:sz="0" w:space="0" w:color="auto"/>
      </w:divBdr>
    </w:div>
    <w:div w:id="1511527312">
      <w:bodyDiv w:val="1"/>
      <w:marLeft w:val="0"/>
      <w:marRight w:val="0"/>
      <w:marTop w:val="0"/>
      <w:marBottom w:val="0"/>
      <w:divBdr>
        <w:top w:val="none" w:sz="0" w:space="0" w:color="auto"/>
        <w:left w:val="none" w:sz="0" w:space="0" w:color="auto"/>
        <w:bottom w:val="none" w:sz="0" w:space="0" w:color="auto"/>
        <w:right w:val="none" w:sz="0" w:space="0" w:color="auto"/>
      </w:divBdr>
    </w:div>
    <w:div w:id="1518081780">
      <w:bodyDiv w:val="1"/>
      <w:marLeft w:val="0"/>
      <w:marRight w:val="0"/>
      <w:marTop w:val="0"/>
      <w:marBottom w:val="0"/>
      <w:divBdr>
        <w:top w:val="none" w:sz="0" w:space="0" w:color="auto"/>
        <w:left w:val="none" w:sz="0" w:space="0" w:color="auto"/>
        <w:bottom w:val="none" w:sz="0" w:space="0" w:color="auto"/>
        <w:right w:val="none" w:sz="0" w:space="0" w:color="auto"/>
      </w:divBdr>
    </w:div>
    <w:div w:id="1520503103">
      <w:bodyDiv w:val="1"/>
      <w:marLeft w:val="0"/>
      <w:marRight w:val="0"/>
      <w:marTop w:val="0"/>
      <w:marBottom w:val="0"/>
      <w:divBdr>
        <w:top w:val="none" w:sz="0" w:space="0" w:color="auto"/>
        <w:left w:val="none" w:sz="0" w:space="0" w:color="auto"/>
        <w:bottom w:val="none" w:sz="0" w:space="0" w:color="auto"/>
        <w:right w:val="none" w:sz="0" w:space="0" w:color="auto"/>
      </w:divBdr>
    </w:div>
    <w:div w:id="1571889020">
      <w:bodyDiv w:val="1"/>
      <w:marLeft w:val="0"/>
      <w:marRight w:val="0"/>
      <w:marTop w:val="0"/>
      <w:marBottom w:val="0"/>
      <w:divBdr>
        <w:top w:val="none" w:sz="0" w:space="0" w:color="auto"/>
        <w:left w:val="none" w:sz="0" w:space="0" w:color="auto"/>
        <w:bottom w:val="none" w:sz="0" w:space="0" w:color="auto"/>
        <w:right w:val="none" w:sz="0" w:space="0" w:color="auto"/>
      </w:divBdr>
    </w:div>
    <w:div w:id="1573737094">
      <w:bodyDiv w:val="1"/>
      <w:marLeft w:val="0"/>
      <w:marRight w:val="0"/>
      <w:marTop w:val="0"/>
      <w:marBottom w:val="0"/>
      <w:divBdr>
        <w:top w:val="none" w:sz="0" w:space="0" w:color="auto"/>
        <w:left w:val="none" w:sz="0" w:space="0" w:color="auto"/>
        <w:bottom w:val="none" w:sz="0" w:space="0" w:color="auto"/>
        <w:right w:val="none" w:sz="0" w:space="0" w:color="auto"/>
      </w:divBdr>
    </w:div>
    <w:div w:id="1575313597">
      <w:bodyDiv w:val="1"/>
      <w:marLeft w:val="0"/>
      <w:marRight w:val="0"/>
      <w:marTop w:val="0"/>
      <w:marBottom w:val="0"/>
      <w:divBdr>
        <w:top w:val="none" w:sz="0" w:space="0" w:color="auto"/>
        <w:left w:val="none" w:sz="0" w:space="0" w:color="auto"/>
        <w:bottom w:val="none" w:sz="0" w:space="0" w:color="auto"/>
        <w:right w:val="none" w:sz="0" w:space="0" w:color="auto"/>
      </w:divBdr>
    </w:div>
    <w:div w:id="1577200469">
      <w:bodyDiv w:val="1"/>
      <w:marLeft w:val="0"/>
      <w:marRight w:val="0"/>
      <w:marTop w:val="0"/>
      <w:marBottom w:val="0"/>
      <w:divBdr>
        <w:top w:val="none" w:sz="0" w:space="0" w:color="auto"/>
        <w:left w:val="none" w:sz="0" w:space="0" w:color="auto"/>
        <w:bottom w:val="none" w:sz="0" w:space="0" w:color="auto"/>
        <w:right w:val="none" w:sz="0" w:space="0" w:color="auto"/>
      </w:divBdr>
    </w:div>
    <w:div w:id="1582063215">
      <w:bodyDiv w:val="1"/>
      <w:marLeft w:val="0"/>
      <w:marRight w:val="0"/>
      <w:marTop w:val="0"/>
      <w:marBottom w:val="0"/>
      <w:divBdr>
        <w:top w:val="none" w:sz="0" w:space="0" w:color="auto"/>
        <w:left w:val="none" w:sz="0" w:space="0" w:color="auto"/>
        <w:bottom w:val="none" w:sz="0" w:space="0" w:color="auto"/>
        <w:right w:val="none" w:sz="0" w:space="0" w:color="auto"/>
      </w:divBdr>
    </w:div>
    <w:div w:id="1616790933">
      <w:bodyDiv w:val="1"/>
      <w:marLeft w:val="0"/>
      <w:marRight w:val="0"/>
      <w:marTop w:val="0"/>
      <w:marBottom w:val="0"/>
      <w:divBdr>
        <w:top w:val="none" w:sz="0" w:space="0" w:color="auto"/>
        <w:left w:val="none" w:sz="0" w:space="0" w:color="auto"/>
        <w:bottom w:val="none" w:sz="0" w:space="0" w:color="auto"/>
        <w:right w:val="none" w:sz="0" w:space="0" w:color="auto"/>
      </w:divBdr>
    </w:div>
    <w:div w:id="1622953019">
      <w:bodyDiv w:val="1"/>
      <w:marLeft w:val="0"/>
      <w:marRight w:val="0"/>
      <w:marTop w:val="0"/>
      <w:marBottom w:val="0"/>
      <w:divBdr>
        <w:top w:val="none" w:sz="0" w:space="0" w:color="auto"/>
        <w:left w:val="none" w:sz="0" w:space="0" w:color="auto"/>
        <w:bottom w:val="none" w:sz="0" w:space="0" w:color="auto"/>
        <w:right w:val="none" w:sz="0" w:space="0" w:color="auto"/>
      </w:divBdr>
    </w:div>
    <w:div w:id="1624728221">
      <w:bodyDiv w:val="1"/>
      <w:marLeft w:val="0"/>
      <w:marRight w:val="0"/>
      <w:marTop w:val="0"/>
      <w:marBottom w:val="0"/>
      <w:divBdr>
        <w:top w:val="none" w:sz="0" w:space="0" w:color="auto"/>
        <w:left w:val="none" w:sz="0" w:space="0" w:color="auto"/>
        <w:bottom w:val="none" w:sz="0" w:space="0" w:color="auto"/>
        <w:right w:val="none" w:sz="0" w:space="0" w:color="auto"/>
      </w:divBdr>
    </w:div>
    <w:div w:id="1636907684">
      <w:bodyDiv w:val="1"/>
      <w:marLeft w:val="0"/>
      <w:marRight w:val="0"/>
      <w:marTop w:val="0"/>
      <w:marBottom w:val="0"/>
      <w:divBdr>
        <w:top w:val="none" w:sz="0" w:space="0" w:color="auto"/>
        <w:left w:val="none" w:sz="0" w:space="0" w:color="auto"/>
        <w:bottom w:val="none" w:sz="0" w:space="0" w:color="auto"/>
        <w:right w:val="none" w:sz="0" w:space="0" w:color="auto"/>
      </w:divBdr>
    </w:div>
    <w:div w:id="1645354098">
      <w:bodyDiv w:val="1"/>
      <w:marLeft w:val="0"/>
      <w:marRight w:val="0"/>
      <w:marTop w:val="0"/>
      <w:marBottom w:val="0"/>
      <w:divBdr>
        <w:top w:val="none" w:sz="0" w:space="0" w:color="auto"/>
        <w:left w:val="none" w:sz="0" w:space="0" w:color="auto"/>
        <w:bottom w:val="none" w:sz="0" w:space="0" w:color="auto"/>
        <w:right w:val="none" w:sz="0" w:space="0" w:color="auto"/>
      </w:divBdr>
    </w:div>
    <w:div w:id="1648779839">
      <w:bodyDiv w:val="1"/>
      <w:marLeft w:val="0"/>
      <w:marRight w:val="0"/>
      <w:marTop w:val="0"/>
      <w:marBottom w:val="0"/>
      <w:divBdr>
        <w:top w:val="none" w:sz="0" w:space="0" w:color="auto"/>
        <w:left w:val="none" w:sz="0" w:space="0" w:color="auto"/>
        <w:bottom w:val="none" w:sz="0" w:space="0" w:color="auto"/>
        <w:right w:val="none" w:sz="0" w:space="0" w:color="auto"/>
      </w:divBdr>
    </w:div>
    <w:div w:id="1651398080">
      <w:bodyDiv w:val="1"/>
      <w:marLeft w:val="0"/>
      <w:marRight w:val="0"/>
      <w:marTop w:val="0"/>
      <w:marBottom w:val="0"/>
      <w:divBdr>
        <w:top w:val="none" w:sz="0" w:space="0" w:color="auto"/>
        <w:left w:val="none" w:sz="0" w:space="0" w:color="auto"/>
        <w:bottom w:val="none" w:sz="0" w:space="0" w:color="auto"/>
        <w:right w:val="none" w:sz="0" w:space="0" w:color="auto"/>
      </w:divBdr>
    </w:div>
    <w:div w:id="1657563584">
      <w:bodyDiv w:val="1"/>
      <w:marLeft w:val="0"/>
      <w:marRight w:val="0"/>
      <w:marTop w:val="0"/>
      <w:marBottom w:val="0"/>
      <w:divBdr>
        <w:top w:val="none" w:sz="0" w:space="0" w:color="auto"/>
        <w:left w:val="none" w:sz="0" w:space="0" w:color="auto"/>
        <w:bottom w:val="none" w:sz="0" w:space="0" w:color="auto"/>
        <w:right w:val="none" w:sz="0" w:space="0" w:color="auto"/>
      </w:divBdr>
    </w:div>
    <w:div w:id="1684895577">
      <w:bodyDiv w:val="1"/>
      <w:marLeft w:val="0"/>
      <w:marRight w:val="0"/>
      <w:marTop w:val="0"/>
      <w:marBottom w:val="0"/>
      <w:divBdr>
        <w:top w:val="none" w:sz="0" w:space="0" w:color="auto"/>
        <w:left w:val="none" w:sz="0" w:space="0" w:color="auto"/>
        <w:bottom w:val="none" w:sz="0" w:space="0" w:color="auto"/>
        <w:right w:val="none" w:sz="0" w:space="0" w:color="auto"/>
      </w:divBdr>
    </w:div>
    <w:div w:id="1706102675">
      <w:bodyDiv w:val="1"/>
      <w:marLeft w:val="0"/>
      <w:marRight w:val="0"/>
      <w:marTop w:val="0"/>
      <w:marBottom w:val="0"/>
      <w:divBdr>
        <w:top w:val="none" w:sz="0" w:space="0" w:color="auto"/>
        <w:left w:val="none" w:sz="0" w:space="0" w:color="auto"/>
        <w:bottom w:val="none" w:sz="0" w:space="0" w:color="auto"/>
        <w:right w:val="none" w:sz="0" w:space="0" w:color="auto"/>
      </w:divBdr>
    </w:div>
    <w:div w:id="1706635520">
      <w:bodyDiv w:val="1"/>
      <w:marLeft w:val="0"/>
      <w:marRight w:val="0"/>
      <w:marTop w:val="0"/>
      <w:marBottom w:val="0"/>
      <w:divBdr>
        <w:top w:val="none" w:sz="0" w:space="0" w:color="auto"/>
        <w:left w:val="none" w:sz="0" w:space="0" w:color="auto"/>
        <w:bottom w:val="none" w:sz="0" w:space="0" w:color="auto"/>
        <w:right w:val="none" w:sz="0" w:space="0" w:color="auto"/>
      </w:divBdr>
    </w:div>
    <w:div w:id="1713654140">
      <w:bodyDiv w:val="1"/>
      <w:marLeft w:val="0"/>
      <w:marRight w:val="0"/>
      <w:marTop w:val="0"/>
      <w:marBottom w:val="0"/>
      <w:divBdr>
        <w:top w:val="none" w:sz="0" w:space="0" w:color="auto"/>
        <w:left w:val="none" w:sz="0" w:space="0" w:color="auto"/>
        <w:bottom w:val="none" w:sz="0" w:space="0" w:color="auto"/>
        <w:right w:val="none" w:sz="0" w:space="0" w:color="auto"/>
      </w:divBdr>
    </w:div>
    <w:div w:id="1716662817">
      <w:bodyDiv w:val="1"/>
      <w:marLeft w:val="0"/>
      <w:marRight w:val="0"/>
      <w:marTop w:val="0"/>
      <w:marBottom w:val="0"/>
      <w:divBdr>
        <w:top w:val="none" w:sz="0" w:space="0" w:color="auto"/>
        <w:left w:val="none" w:sz="0" w:space="0" w:color="auto"/>
        <w:bottom w:val="none" w:sz="0" w:space="0" w:color="auto"/>
        <w:right w:val="none" w:sz="0" w:space="0" w:color="auto"/>
      </w:divBdr>
    </w:div>
    <w:div w:id="1724451118">
      <w:bodyDiv w:val="1"/>
      <w:marLeft w:val="0"/>
      <w:marRight w:val="0"/>
      <w:marTop w:val="0"/>
      <w:marBottom w:val="0"/>
      <w:divBdr>
        <w:top w:val="none" w:sz="0" w:space="0" w:color="auto"/>
        <w:left w:val="none" w:sz="0" w:space="0" w:color="auto"/>
        <w:bottom w:val="none" w:sz="0" w:space="0" w:color="auto"/>
        <w:right w:val="none" w:sz="0" w:space="0" w:color="auto"/>
      </w:divBdr>
    </w:div>
    <w:div w:id="1733385504">
      <w:bodyDiv w:val="1"/>
      <w:marLeft w:val="0"/>
      <w:marRight w:val="0"/>
      <w:marTop w:val="0"/>
      <w:marBottom w:val="0"/>
      <w:divBdr>
        <w:top w:val="none" w:sz="0" w:space="0" w:color="auto"/>
        <w:left w:val="none" w:sz="0" w:space="0" w:color="auto"/>
        <w:bottom w:val="none" w:sz="0" w:space="0" w:color="auto"/>
        <w:right w:val="none" w:sz="0" w:space="0" w:color="auto"/>
      </w:divBdr>
    </w:div>
    <w:div w:id="1749770949">
      <w:bodyDiv w:val="1"/>
      <w:marLeft w:val="0"/>
      <w:marRight w:val="0"/>
      <w:marTop w:val="0"/>
      <w:marBottom w:val="0"/>
      <w:divBdr>
        <w:top w:val="none" w:sz="0" w:space="0" w:color="auto"/>
        <w:left w:val="none" w:sz="0" w:space="0" w:color="auto"/>
        <w:bottom w:val="none" w:sz="0" w:space="0" w:color="auto"/>
        <w:right w:val="none" w:sz="0" w:space="0" w:color="auto"/>
      </w:divBdr>
    </w:div>
    <w:div w:id="1787920370">
      <w:bodyDiv w:val="1"/>
      <w:marLeft w:val="0"/>
      <w:marRight w:val="0"/>
      <w:marTop w:val="0"/>
      <w:marBottom w:val="0"/>
      <w:divBdr>
        <w:top w:val="none" w:sz="0" w:space="0" w:color="auto"/>
        <w:left w:val="none" w:sz="0" w:space="0" w:color="auto"/>
        <w:bottom w:val="none" w:sz="0" w:space="0" w:color="auto"/>
        <w:right w:val="none" w:sz="0" w:space="0" w:color="auto"/>
      </w:divBdr>
    </w:div>
    <w:div w:id="1792937535">
      <w:bodyDiv w:val="1"/>
      <w:marLeft w:val="0"/>
      <w:marRight w:val="0"/>
      <w:marTop w:val="0"/>
      <w:marBottom w:val="0"/>
      <w:divBdr>
        <w:top w:val="none" w:sz="0" w:space="0" w:color="auto"/>
        <w:left w:val="none" w:sz="0" w:space="0" w:color="auto"/>
        <w:bottom w:val="none" w:sz="0" w:space="0" w:color="auto"/>
        <w:right w:val="none" w:sz="0" w:space="0" w:color="auto"/>
      </w:divBdr>
    </w:div>
    <w:div w:id="1823697918">
      <w:bodyDiv w:val="1"/>
      <w:marLeft w:val="0"/>
      <w:marRight w:val="0"/>
      <w:marTop w:val="0"/>
      <w:marBottom w:val="0"/>
      <w:divBdr>
        <w:top w:val="none" w:sz="0" w:space="0" w:color="auto"/>
        <w:left w:val="none" w:sz="0" w:space="0" w:color="auto"/>
        <w:bottom w:val="none" w:sz="0" w:space="0" w:color="auto"/>
        <w:right w:val="none" w:sz="0" w:space="0" w:color="auto"/>
      </w:divBdr>
    </w:div>
    <w:div w:id="1827819906">
      <w:bodyDiv w:val="1"/>
      <w:marLeft w:val="0"/>
      <w:marRight w:val="0"/>
      <w:marTop w:val="0"/>
      <w:marBottom w:val="0"/>
      <w:divBdr>
        <w:top w:val="none" w:sz="0" w:space="0" w:color="auto"/>
        <w:left w:val="none" w:sz="0" w:space="0" w:color="auto"/>
        <w:bottom w:val="none" w:sz="0" w:space="0" w:color="auto"/>
        <w:right w:val="none" w:sz="0" w:space="0" w:color="auto"/>
      </w:divBdr>
    </w:div>
    <w:div w:id="1864859057">
      <w:bodyDiv w:val="1"/>
      <w:marLeft w:val="0"/>
      <w:marRight w:val="0"/>
      <w:marTop w:val="0"/>
      <w:marBottom w:val="0"/>
      <w:divBdr>
        <w:top w:val="none" w:sz="0" w:space="0" w:color="auto"/>
        <w:left w:val="none" w:sz="0" w:space="0" w:color="auto"/>
        <w:bottom w:val="none" w:sz="0" w:space="0" w:color="auto"/>
        <w:right w:val="none" w:sz="0" w:space="0" w:color="auto"/>
      </w:divBdr>
    </w:div>
    <w:div w:id="1875540659">
      <w:bodyDiv w:val="1"/>
      <w:marLeft w:val="0"/>
      <w:marRight w:val="0"/>
      <w:marTop w:val="0"/>
      <w:marBottom w:val="0"/>
      <w:divBdr>
        <w:top w:val="none" w:sz="0" w:space="0" w:color="auto"/>
        <w:left w:val="none" w:sz="0" w:space="0" w:color="auto"/>
        <w:bottom w:val="none" w:sz="0" w:space="0" w:color="auto"/>
        <w:right w:val="none" w:sz="0" w:space="0" w:color="auto"/>
      </w:divBdr>
    </w:div>
    <w:div w:id="1889341250">
      <w:bodyDiv w:val="1"/>
      <w:marLeft w:val="0"/>
      <w:marRight w:val="0"/>
      <w:marTop w:val="0"/>
      <w:marBottom w:val="0"/>
      <w:divBdr>
        <w:top w:val="none" w:sz="0" w:space="0" w:color="auto"/>
        <w:left w:val="none" w:sz="0" w:space="0" w:color="auto"/>
        <w:bottom w:val="none" w:sz="0" w:space="0" w:color="auto"/>
        <w:right w:val="none" w:sz="0" w:space="0" w:color="auto"/>
      </w:divBdr>
    </w:div>
    <w:div w:id="1891961935">
      <w:bodyDiv w:val="1"/>
      <w:marLeft w:val="0"/>
      <w:marRight w:val="0"/>
      <w:marTop w:val="0"/>
      <w:marBottom w:val="0"/>
      <w:divBdr>
        <w:top w:val="none" w:sz="0" w:space="0" w:color="auto"/>
        <w:left w:val="none" w:sz="0" w:space="0" w:color="auto"/>
        <w:bottom w:val="none" w:sz="0" w:space="0" w:color="auto"/>
        <w:right w:val="none" w:sz="0" w:space="0" w:color="auto"/>
      </w:divBdr>
    </w:div>
    <w:div w:id="1901474218">
      <w:bodyDiv w:val="1"/>
      <w:marLeft w:val="0"/>
      <w:marRight w:val="0"/>
      <w:marTop w:val="0"/>
      <w:marBottom w:val="0"/>
      <w:divBdr>
        <w:top w:val="none" w:sz="0" w:space="0" w:color="auto"/>
        <w:left w:val="none" w:sz="0" w:space="0" w:color="auto"/>
        <w:bottom w:val="none" w:sz="0" w:space="0" w:color="auto"/>
        <w:right w:val="none" w:sz="0" w:space="0" w:color="auto"/>
      </w:divBdr>
    </w:div>
    <w:div w:id="1905673945">
      <w:bodyDiv w:val="1"/>
      <w:marLeft w:val="0"/>
      <w:marRight w:val="0"/>
      <w:marTop w:val="0"/>
      <w:marBottom w:val="0"/>
      <w:divBdr>
        <w:top w:val="none" w:sz="0" w:space="0" w:color="auto"/>
        <w:left w:val="none" w:sz="0" w:space="0" w:color="auto"/>
        <w:bottom w:val="none" w:sz="0" w:space="0" w:color="auto"/>
        <w:right w:val="none" w:sz="0" w:space="0" w:color="auto"/>
      </w:divBdr>
    </w:div>
    <w:div w:id="1915502465">
      <w:bodyDiv w:val="1"/>
      <w:marLeft w:val="0"/>
      <w:marRight w:val="0"/>
      <w:marTop w:val="0"/>
      <w:marBottom w:val="0"/>
      <w:divBdr>
        <w:top w:val="none" w:sz="0" w:space="0" w:color="auto"/>
        <w:left w:val="none" w:sz="0" w:space="0" w:color="auto"/>
        <w:bottom w:val="none" w:sz="0" w:space="0" w:color="auto"/>
        <w:right w:val="none" w:sz="0" w:space="0" w:color="auto"/>
      </w:divBdr>
    </w:div>
    <w:div w:id="1918401442">
      <w:bodyDiv w:val="1"/>
      <w:marLeft w:val="0"/>
      <w:marRight w:val="0"/>
      <w:marTop w:val="0"/>
      <w:marBottom w:val="0"/>
      <w:divBdr>
        <w:top w:val="none" w:sz="0" w:space="0" w:color="auto"/>
        <w:left w:val="none" w:sz="0" w:space="0" w:color="auto"/>
        <w:bottom w:val="none" w:sz="0" w:space="0" w:color="auto"/>
        <w:right w:val="none" w:sz="0" w:space="0" w:color="auto"/>
      </w:divBdr>
    </w:div>
    <w:div w:id="1919243951">
      <w:bodyDiv w:val="1"/>
      <w:marLeft w:val="0"/>
      <w:marRight w:val="0"/>
      <w:marTop w:val="0"/>
      <w:marBottom w:val="0"/>
      <w:divBdr>
        <w:top w:val="none" w:sz="0" w:space="0" w:color="auto"/>
        <w:left w:val="none" w:sz="0" w:space="0" w:color="auto"/>
        <w:bottom w:val="none" w:sz="0" w:space="0" w:color="auto"/>
        <w:right w:val="none" w:sz="0" w:space="0" w:color="auto"/>
      </w:divBdr>
    </w:div>
    <w:div w:id="1932010824">
      <w:bodyDiv w:val="1"/>
      <w:marLeft w:val="0"/>
      <w:marRight w:val="0"/>
      <w:marTop w:val="0"/>
      <w:marBottom w:val="0"/>
      <w:divBdr>
        <w:top w:val="none" w:sz="0" w:space="0" w:color="auto"/>
        <w:left w:val="none" w:sz="0" w:space="0" w:color="auto"/>
        <w:bottom w:val="none" w:sz="0" w:space="0" w:color="auto"/>
        <w:right w:val="none" w:sz="0" w:space="0" w:color="auto"/>
      </w:divBdr>
    </w:div>
    <w:div w:id="1935699918">
      <w:bodyDiv w:val="1"/>
      <w:marLeft w:val="0"/>
      <w:marRight w:val="0"/>
      <w:marTop w:val="0"/>
      <w:marBottom w:val="0"/>
      <w:divBdr>
        <w:top w:val="none" w:sz="0" w:space="0" w:color="auto"/>
        <w:left w:val="none" w:sz="0" w:space="0" w:color="auto"/>
        <w:bottom w:val="none" w:sz="0" w:space="0" w:color="auto"/>
        <w:right w:val="none" w:sz="0" w:space="0" w:color="auto"/>
      </w:divBdr>
    </w:div>
    <w:div w:id="1948541132">
      <w:bodyDiv w:val="1"/>
      <w:marLeft w:val="0"/>
      <w:marRight w:val="0"/>
      <w:marTop w:val="0"/>
      <w:marBottom w:val="0"/>
      <w:divBdr>
        <w:top w:val="none" w:sz="0" w:space="0" w:color="auto"/>
        <w:left w:val="none" w:sz="0" w:space="0" w:color="auto"/>
        <w:bottom w:val="none" w:sz="0" w:space="0" w:color="auto"/>
        <w:right w:val="none" w:sz="0" w:space="0" w:color="auto"/>
      </w:divBdr>
    </w:div>
    <w:div w:id="1951468885">
      <w:bodyDiv w:val="1"/>
      <w:marLeft w:val="0"/>
      <w:marRight w:val="0"/>
      <w:marTop w:val="0"/>
      <w:marBottom w:val="0"/>
      <w:divBdr>
        <w:top w:val="none" w:sz="0" w:space="0" w:color="auto"/>
        <w:left w:val="none" w:sz="0" w:space="0" w:color="auto"/>
        <w:bottom w:val="none" w:sz="0" w:space="0" w:color="auto"/>
        <w:right w:val="none" w:sz="0" w:space="0" w:color="auto"/>
      </w:divBdr>
    </w:div>
    <w:div w:id="1984114710">
      <w:bodyDiv w:val="1"/>
      <w:marLeft w:val="0"/>
      <w:marRight w:val="0"/>
      <w:marTop w:val="0"/>
      <w:marBottom w:val="0"/>
      <w:divBdr>
        <w:top w:val="none" w:sz="0" w:space="0" w:color="auto"/>
        <w:left w:val="none" w:sz="0" w:space="0" w:color="auto"/>
        <w:bottom w:val="none" w:sz="0" w:space="0" w:color="auto"/>
        <w:right w:val="none" w:sz="0" w:space="0" w:color="auto"/>
      </w:divBdr>
    </w:div>
    <w:div w:id="1993675230">
      <w:bodyDiv w:val="1"/>
      <w:marLeft w:val="0"/>
      <w:marRight w:val="0"/>
      <w:marTop w:val="0"/>
      <w:marBottom w:val="0"/>
      <w:divBdr>
        <w:top w:val="none" w:sz="0" w:space="0" w:color="auto"/>
        <w:left w:val="none" w:sz="0" w:space="0" w:color="auto"/>
        <w:bottom w:val="none" w:sz="0" w:space="0" w:color="auto"/>
        <w:right w:val="none" w:sz="0" w:space="0" w:color="auto"/>
      </w:divBdr>
    </w:div>
    <w:div w:id="2000962282">
      <w:bodyDiv w:val="1"/>
      <w:marLeft w:val="0"/>
      <w:marRight w:val="0"/>
      <w:marTop w:val="0"/>
      <w:marBottom w:val="0"/>
      <w:divBdr>
        <w:top w:val="none" w:sz="0" w:space="0" w:color="auto"/>
        <w:left w:val="none" w:sz="0" w:space="0" w:color="auto"/>
        <w:bottom w:val="none" w:sz="0" w:space="0" w:color="auto"/>
        <w:right w:val="none" w:sz="0" w:space="0" w:color="auto"/>
      </w:divBdr>
    </w:div>
    <w:div w:id="2007593071">
      <w:bodyDiv w:val="1"/>
      <w:marLeft w:val="0"/>
      <w:marRight w:val="0"/>
      <w:marTop w:val="0"/>
      <w:marBottom w:val="0"/>
      <w:divBdr>
        <w:top w:val="none" w:sz="0" w:space="0" w:color="auto"/>
        <w:left w:val="none" w:sz="0" w:space="0" w:color="auto"/>
        <w:bottom w:val="none" w:sz="0" w:space="0" w:color="auto"/>
        <w:right w:val="none" w:sz="0" w:space="0" w:color="auto"/>
      </w:divBdr>
    </w:div>
    <w:div w:id="2018534812">
      <w:bodyDiv w:val="1"/>
      <w:marLeft w:val="0"/>
      <w:marRight w:val="0"/>
      <w:marTop w:val="0"/>
      <w:marBottom w:val="0"/>
      <w:divBdr>
        <w:top w:val="none" w:sz="0" w:space="0" w:color="auto"/>
        <w:left w:val="none" w:sz="0" w:space="0" w:color="auto"/>
        <w:bottom w:val="none" w:sz="0" w:space="0" w:color="auto"/>
        <w:right w:val="none" w:sz="0" w:space="0" w:color="auto"/>
      </w:divBdr>
    </w:div>
    <w:div w:id="2032951079">
      <w:bodyDiv w:val="1"/>
      <w:marLeft w:val="0"/>
      <w:marRight w:val="0"/>
      <w:marTop w:val="0"/>
      <w:marBottom w:val="0"/>
      <w:divBdr>
        <w:top w:val="none" w:sz="0" w:space="0" w:color="auto"/>
        <w:left w:val="none" w:sz="0" w:space="0" w:color="auto"/>
        <w:bottom w:val="none" w:sz="0" w:space="0" w:color="auto"/>
        <w:right w:val="none" w:sz="0" w:space="0" w:color="auto"/>
      </w:divBdr>
    </w:div>
    <w:div w:id="2036341312">
      <w:bodyDiv w:val="1"/>
      <w:marLeft w:val="0"/>
      <w:marRight w:val="0"/>
      <w:marTop w:val="0"/>
      <w:marBottom w:val="0"/>
      <w:divBdr>
        <w:top w:val="none" w:sz="0" w:space="0" w:color="auto"/>
        <w:left w:val="none" w:sz="0" w:space="0" w:color="auto"/>
        <w:bottom w:val="none" w:sz="0" w:space="0" w:color="auto"/>
        <w:right w:val="none" w:sz="0" w:space="0" w:color="auto"/>
      </w:divBdr>
    </w:div>
    <w:div w:id="2056081966">
      <w:bodyDiv w:val="1"/>
      <w:marLeft w:val="0"/>
      <w:marRight w:val="0"/>
      <w:marTop w:val="0"/>
      <w:marBottom w:val="0"/>
      <w:divBdr>
        <w:top w:val="none" w:sz="0" w:space="0" w:color="auto"/>
        <w:left w:val="none" w:sz="0" w:space="0" w:color="auto"/>
        <w:bottom w:val="none" w:sz="0" w:space="0" w:color="auto"/>
        <w:right w:val="none" w:sz="0" w:space="0" w:color="auto"/>
      </w:divBdr>
    </w:div>
    <w:div w:id="2061007434">
      <w:bodyDiv w:val="1"/>
      <w:marLeft w:val="0"/>
      <w:marRight w:val="0"/>
      <w:marTop w:val="0"/>
      <w:marBottom w:val="0"/>
      <w:divBdr>
        <w:top w:val="none" w:sz="0" w:space="0" w:color="auto"/>
        <w:left w:val="none" w:sz="0" w:space="0" w:color="auto"/>
        <w:bottom w:val="none" w:sz="0" w:space="0" w:color="auto"/>
        <w:right w:val="none" w:sz="0" w:space="0" w:color="auto"/>
      </w:divBdr>
      <w:divsChild>
        <w:div w:id="1419209135">
          <w:marLeft w:val="0"/>
          <w:marRight w:val="0"/>
          <w:marTop w:val="0"/>
          <w:marBottom w:val="0"/>
          <w:divBdr>
            <w:top w:val="none" w:sz="0" w:space="0" w:color="auto"/>
            <w:left w:val="none" w:sz="0" w:space="0" w:color="auto"/>
            <w:bottom w:val="none" w:sz="0" w:space="0" w:color="auto"/>
            <w:right w:val="none" w:sz="0" w:space="0" w:color="auto"/>
          </w:divBdr>
        </w:div>
      </w:divsChild>
    </w:div>
    <w:div w:id="2079202681">
      <w:bodyDiv w:val="1"/>
      <w:marLeft w:val="0"/>
      <w:marRight w:val="0"/>
      <w:marTop w:val="0"/>
      <w:marBottom w:val="0"/>
      <w:divBdr>
        <w:top w:val="none" w:sz="0" w:space="0" w:color="auto"/>
        <w:left w:val="none" w:sz="0" w:space="0" w:color="auto"/>
        <w:bottom w:val="none" w:sz="0" w:space="0" w:color="auto"/>
        <w:right w:val="none" w:sz="0" w:space="0" w:color="auto"/>
      </w:divBdr>
    </w:div>
    <w:div w:id="2081517154">
      <w:bodyDiv w:val="1"/>
      <w:marLeft w:val="0"/>
      <w:marRight w:val="0"/>
      <w:marTop w:val="0"/>
      <w:marBottom w:val="0"/>
      <w:divBdr>
        <w:top w:val="none" w:sz="0" w:space="0" w:color="auto"/>
        <w:left w:val="none" w:sz="0" w:space="0" w:color="auto"/>
        <w:bottom w:val="none" w:sz="0" w:space="0" w:color="auto"/>
        <w:right w:val="none" w:sz="0" w:space="0" w:color="auto"/>
      </w:divBdr>
    </w:div>
    <w:div w:id="2088843043">
      <w:bodyDiv w:val="1"/>
      <w:marLeft w:val="0"/>
      <w:marRight w:val="0"/>
      <w:marTop w:val="0"/>
      <w:marBottom w:val="0"/>
      <w:divBdr>
        <w:top w:val="none" w:sz="0" w:space="0" w:color="auto"/>
        <w:left w:val="none" w:sz="0" w:space="0" w:color="auto"/>
        <w:bottom w:val="none" w:sz="0" w:space="0" w:color="auto"/>
        <w:right w:val="none" w:sz="0" w:space="0" w:color="auto"/>
      </w:divBdr>
    </w:div>
    <w:div w:id="2089114077">
      <w:bodyDiv w:val="1"/>
      <w:marLeft w:val="0"/>
      <w:marRight w:val="0"/>
      <w:marTop w:val="0"/>
      <w:marBottom w:val="0"/>
      <w:divBdr>
        <w:top w:val="none" w:sz="0" w:space="0" w:color="auto"/>
        <w:left w:val="none" w:sz="0" w:space="0" w:color="auto"/>
        <w:bottom w:val="none" w:sz="0" w:space="0" w:color="auto"/>
        <w:right w:val="none" w:sz="0" w:space="0" w:color="auto"/>
      </w:divBdr>
    </w:div>
    <w:div w:id="2089813501">
      <w:bodyDiv w:val="1"/>
      <w:marLeft w:val="0"/>
      <w:marRight w:val="0"/>
      <w:marTop w:val="0"/>
      <w:marBottom w:val="0"/>
      <w:divBdr>
        <w:top w:val="none" w:sz="0" w:space="0" w:color="auto"/>
        <w:left w:val="none" w:sz="0" w:space="0" w:color="auto"/>
        <w:bottom w:val="none" w:sz="0" w:space="0" w:color="auto"/>
        <w:right w:val="none" w:sz="0" w:space="0" w:color="auto"/>
      </w:divBdr>
    </w:div>
    <w:div w:id="2096777439">
      <w:bodyDiv w:val="1"/>
      <w:marLeft w:val="0"/>
      <w:marRight w:val="0"/>
      <w:marTop w:val="0"/>
      <w:marBottom w:val="0"/>
      <w:divBdr>
        <w:top w:val="none" w:sz="0" w:space="0" w:color="auto"/>
        <w:left w:val="none" w:sz="0" w:space="0" w:color="auto"/>
        <w:bottom w:val="none" w:sz="0" w:space="0" w:color="auto"/>
        <w:right w:val="none" w:sz="0" w:space="0" w:color="auto"/>
      </w:divBdr>
    </w:div>
    <w:div w:id="21096975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footer" Target="footer1.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image" Target="media/image19.png"/><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comments" Target="comments.xml"/><Relationship Id="rId19" Type="http://schemas.openxmlformats.org/officeDocument/2006/relationships/hyperlink" Target="https://data.humdata.org/dataset/cod-ab-vnm?" TargetMode="External"/><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qgis_feature</b:Tag>
    <b:SourceType>Book</b:SourceType>
    <b:Guid>{9956F9AD-4ED3-4B5E-8269-7D732B98102E}</b:Guid>
    <b:Title>https://www.qgis.org/en/site/about/features.html</b:Title>
    <b:RefOrder>14</b:RefOrder>
  </b:Source>
  <b:Source>
    <b:Tag>Fou11</b:Tag>
    <b:SourceType>Book</b:SourceType>
    <b:Guid>{276F8F27-EA92-46AF-8064-5D92789E0B2A}</b:Guid>
    <b:Author>
      <b:Author>
        <b:NameList>
          <b:Person>
            <b:Last>Edition</b:Last>
            <b:First>Fourth</b:First>
          </b:Person>
        </b:NameList>
      </b:Author>
    </b:Author>
    <b:Title>Fundamentals of Ecological Modelling</b:Title>
    <b:Year>2011</b:Year>
    <b:RefOrder>9</b:RefOrder>
  </b:Source>
  <b:Source>
    <b:Tag>Nei07</b:Tag>
    <b:SourceType>Book</b:SourceType>
    <b:Guid>{85723D1A-B2BE-4E19-91AD-867E09291D00}</b:Guid>
    <b:Author>
      <b:Author>
        <b:Corporate>Neil Harvey et al</b:Corporate>
      </b:Author>
    </b:Author>
    <b:Title>The North American Animal Disease Spread Model: A simulation model to assist decision making in evaluating animal disease incursions</b:Title>
    <b:Year>2007</b:Year>
    <b:RefOrder>13</b:RefOrder>
  </b:Source>
  <b:Source>
    <b:Tag>Jef95</b:Tag>
    <b:SourceType>Book</b:SourceType>
    <b:Guid>{E675D13B-739A-48BF-8C73-8F4D778DAD91}</b:Guid>
    <b:Author>
      <b:Author>
        <b:Corporate>Richmond, Jeffrey V. Wells and Milo E.</b:Corporate>
      </b:Author>
    </b:Author>
    <b:Title>Populations, Metapopulations, and Species Populations: What Are They and Who Should Care?</b:Title>
    <b:Year>1995</b:Year>
    <b:RefOrder>10</b:RefOrder>
  </b:Source>
  <b:Source>
    <b:Tag>HuS21</b:Tag>
    <b:SourceType>JournalArticle</b:SourceType>
    <b:Guid>{B4009B6F-71AD-472E-812E-D0D1E395C76F}</b:Guid>
    <b:Author>
      <b:Author>
        <b:Corporate>Hu Suk Lee et al</b:Corporate>
      </b:Author>
    </b:Author>
    <b:Title>A stochastic network-based model to simulate farm-level transmission of African swine fever virus in Vietnam</b:Title>
    <b:Year>2021</b:Year>
    <b:RefOrder>12</b:RefOrder>
  </b:Source>
  <b:Source>
    <b:Tag>TKCNHN</b:Tag>
    <b:SourceType>Book</b:SourceType>
    <b:Guid>{22C5BFF1-F58B-4713-B052-8ADC34E89BDD}</b:Guid>
    <b:Title>Thống kê tổng đàn gia súc trên địa bàn Thành phố Hà Nội</b:Title>
    <b:Year>2020</b:Year>
    <b:Publisher>Chi cục chăn nuôi và thú y, Sở nông nghiệp và phát triển nông thông Hà Nội</b:Publisher>
    <b:RefOrder>18</b:RefOrder>
  </b:Source>
  <b:Source>
    <b:Tag>Ngh20</b:Tag>
    <b:SourceType>Book</b:SourceType>
    <b:Guid>{F7C971F6-8257-4348-8335-433C8E2DCCC3}</b:Guid>
    <b:Title>Nghị định 13/2020/NĐ-CP hướng dẫn Luật Chăn nuôi</b:Title>
    <b:Year>2020</b:Year>
    <b:RefOrder>21</b:RefOrder>
  </b:Source>
  <b:Source>
    <b:Tag>HuS20</b:Tag>
    <b:SourceType>JournalArticle</b:SourceType>
    <b:Guid>{1537E6B7-6999-470F-B48B-CBFCCFCFFE82}</b:Guid>
    <b:Author>
      <b:Author>
        <b:Corporate>Hu Suk Lee et al</b:Corporate>
      </b:Author>
    </b:Author>
    <b:Title>A stochastic simulation model of African swine fever transmission in domestic pig farms in the Red River Delta region in Vietnam</b:Title>
    <b:Year>2020</b:Year>
    <b:RefOrder>11</b:RefOrder>
  </b:Source>
  <b:Source>
    <b:Tag>HuS19</b:Tag>
    <b:SourceType>JournalArticle</b:SourceType>
    <b:Guid>{1671E10D-E807-4783-8818-3CD34E27E150}</b:Guid>
    <b:Author>
      <b:Author>
        <b:Corporate>Hu Suk Lee et al</b:Corporate>
      </b:Author>
    </b:Author>
    <b:Title>Simulation of control scenarios of porcine reproductive and respiratory syndrome in Nghe An Province in Vietnam</b:Title>
    <b:Year>2019</b:Year>
    <b:RefOrder>20</b:RefOrder>
  </b:Source>
  <b:Source>
    <b:Tag>Luậ18</b:Tag>
    <b:SourceType>Book</b:SourceType>
    <b:Guid>{7940EF8E-8393-43DC-B614-ED1DE88F873B}</b:Guid>
    <b:Title>Luật chăn nuôi số 32/2018/QH14</b:Title>
    <b:Year>2018</b:Year>
    <b:RefOrder>19</b:RefOrder>
  </b:Source>
  <b:Source>
    <b:Tag>Mik15</b:Tag>
    <b:SourceType>Book</b:SourceType>
    <b:Guid>{D4B114B0-06AF-46C8-B28E-7F4B0408E9CF}</b:Guid>
    <b:Author>
      <b:Author>
        <b:Corporate>Mike B Barongo et al</b:Corporate>
      </b:Author>
    </b:Author>
    <b:Title>Estimating the basic reproductive number (R0) for African swine fever virus (ASFV) transmission between pig herds in Uganda</b:Title>
    <b:Year>2015</b:Year>
    <b:RefOrder>7</b:RefOrder>
  </b:Source>
  <b:Source>
    <b:Tag>KBN14</b:Tag>
    <b:SourceType>Book</b:SourceType>
    <b:Guid>{13747F9A-2091-46CF-B425-0F2598955FE0}</b:Guid>
    <b:Author>
      <b:Author>
        <b:Corporate>K. B. Newman et al</b:Corporate>
      </b:Author>
    </b:Author>
    <b:Title>Modelling Population Dynamics</b:Title>
    <b:Year>2014</b:Year>
    <b:RefOrder>8</b:RefOrder>
  </b:Source>
  <b:Source>
    <b:Tag>tonghop_ASF</b:Tag>
    <b:SourceType>Book</b:SourceType>
    <b:Guid>{52D2DAAD-B34C-45A9-ABCB-50907CE13622}</b:Guid>
    <b:Author>
      <b:Author>
        <b:Corporate>Brandon H Hayes et al</b:Corporate>
      </b:Author>
    </b:Author>
    <b:Title>Mechanistic modelling of African swine fever: A systematic review</b:Title>
    <b:Year>2011</b:Year>
    <b:RefOrder>6</b:RefOrder>
  </b:Source>
  <b:Source>
    <b:Tag>ti_le_trang_trai</b:Tag>
    <b:SourceType>Book</b:SourceType>
    <b:Guid>{406AF6CA-3573-4487-9C06-F2C694AA68C5}</b:Guid>
    <b:Title>https://www.gso.gov.vn/du-lieu-va-so-lieu-thong-ke/2021/06/thong-cao-bao-chi-ve-ket-qua-dieu-tra-nong-thon-nong-nghiep-giua-ky-nam-2020/</b:Title>
    <b:RefOrder>1</b:RefOrder>
  </b:Source>
  <b:Source>
    <b:Tag>platform_GAMA</b:Tag>
    <b:SourceType>Book</b:SourceType>
    <b:Guid>{2C6E6CF2-317C-4756-A350-0B32D8A31833}</b:Guid>
    <b:Title>https://gama-platform.org/wiki/PlatformDocumentation</b:Title>
    <b:RefOrder>17</b:RefOrder>
  </b:Source>
  <b:Source>
    <b:Tag>overview_GAMA</b:Tag>
    <b:SourceType>Book</b:SourceType>
    <b:Guid>{3A0B1236-74E6-49B2-BAB7-D5811DFB7401}</b:Guid>
    <b:Title>https://gama-platform.org/wiki/Overview</b:Title>
    <b:RefOrder>16</b:RefOrder>
  </b:Source>
  <b:Source>
    <b:Tag>qgis_feature2</b:Tag>
    <b:SourceType>Book</b:SourceType>
    <b:Guid>{9350B2F7-4ED3-4179-9CFD-12793BF3FF0E}</b:Guid>
    <b:Title>https://docs.qgis.org/3.16/en/docs/user_manual/preamble/features.html#view-data</b:Title>
    <b:RefOrder>15</b:RefOrder>
  </b:Source>
  <b:Source>
    <b:Tag>dacdiem_ASF</b:Tag>
    <b:SourceType>Book</b:SourceType>
    <b:Guid>{F1D81272-C331-4E82-A78F-2FE69E98D1C3}</b:Guid>
    <b:Title>https://academic.oup.com/af/article/10/4/30/5943513?login=false</b:Title>
    <b:RefOrder>5</b:RefOrder>
  </b:Source>
  <b:Source>
    <b:Tag>thiet_hai_tieu_huy</b:Tag>
    <b:SourceType>Book</b:SourceType>
    <b:Guid>{2438374A-0CAB-470C-A2AE-B7B214D5566A}</b:Guid>
    <b:Title>http://www.cucthuy.gov.vn/Pages/cap-bach-ngan-chan-khong-giau-dich-ta-lon-chau-phi.aspx</b:Title>
    <b:RefOrder>3</b:RefOrder>
  </b:Source>
  <b:Source>
    <b:Tag>thongkechannuoi</b:Tag>
    <b:SourceType>Book</b:SourceType>
    <b:Guid>{C240FB2C-5030-4AD8-87F6-232C2D48E2A8}</b:Guid>
    <b:Title>http://channuoivietnam.com/thong-ke-chan-nuoi/</b:Title>
    <b:RefOrder>4</b:RefOrder>
  </b:Source>
  <b:Source>
    <b:Tag>top_chan_nuoi</b:Tag>
    <b:SourceType>Book</b:SourceType>
    <b:Guid>{71D891E5-7D51-4AB9-98E0-B7AB1BA5320E}</b:Guid>
    <b:Title>http://agro.gov.vn/vn/tID25578_Nganh-chan-nuoi-lon-Buc-tranh-10-nam-toi.html</b:Title>
    <b:RefOrder>2</b:RefOrder>
  </b:Source>
</b:Sources>
</file>

<file path=customXml/itemProps1.xml><?xml version="1.0" encoding="utf-8"?>
<ds:datastoreItem xmlns:ds="http://schemas.openxmlformats.org/officeDocument/2006/customXml" ds:itemID="{6C578006-C5D3-491D-A5C6-26B7615816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358</TotalTime>
  <Pages>52</Pages>
  <Words>10297</Words>
  <Characters>58695</Characters>
  <Application>Microsoft Office Word</Application>
  <DocSecurity>0</DocSecurity>
  <Lines>489</Lines>
  <Paragraphs>137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68855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Quang Huy - HuyNQ52 (GAM.VN.DAP)</dc:creator>
  <cp:keywords/>
  <dc:description/>
  <cp:lastModifiedBy>Nguyen Quang Huy - HuyNQ52 (GAM.DAP)</cp:lastModifiedBy>
  <cp:revision>181</cp:revision>
  <dcterms:created xsi:type="dcterms:W3CDTF">2022-02-25T07:17:00Z</dcterms:created>
  <dcterms:modified xsi:type="dcterms:W3CDTF">2022-03-01T16:02:00Z</dcterms:modified>
</cp:coreProperties>
</file>